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1F7B7" w14:textId="77777777" w:rsidR="00BA3A53" w:rsidRPr="00842928" w:rsidRDefault="00BA3A53" w:rsidP="00BA3A53">
      <w:pPr>
        <w:pStyle w:val="Heading1"/>
        <w:rPr>
          <w:rFonts w:ascii="Georgia" w:hAnsi="Georgia"/>
          <w:b/>
          <w:sz w:val="28"/>
          <w:szCs w:val="28"/>
        </w:rPr>
      </w:pPr>
      <w:bookmarkStart w:id="0" w:name="_Toc209034807"/>
      <w:r w:rsidRPr="00842928">
        <w:rPr>
          <w:rFonts w:ascii="Georgia" w:hAnsi="Georgia"/>
          <w:b/>
          <w:sz w:val="28"/>
          <w:szCs w:val="28"/>
        </w:rPr>
        <w:t>Methodology</w:t>
      </w:r>
    </w:p>
    <w:p w14:paraId="4C18C9A6" w14:textId="77777777" w:rsidR="00BA3A53" w:rsidRPr="00842928" w:rsidRDefault="00BA3A53" w:rsidP="00BA3A53">
      <w:pPr>
        <w:pStyle w:val="Heading2"/>
        <w:rPr>
          <w:rFonts w:ascii="Georgia" w:hAnsi="Georgia"/>
          <w:b/>
          <w:sz w:val="24"/>
          <w:szCs w:val="24"/>
        </w:rPr>
      </w:pPr>
      <w:r w:rsidRPr="00842928">
        <w:rPr>
          <w:rFonts w:ascii="Georgia" w:hAnsi="Georgia"/>
          <w:b/>
          <w:sz w:val="24"/>
          <w:szCs w:val="24"/>
        </w:rPr>
        <w:t>Study site</w:t>
      </w:r>
    </w:p>
    <w:p w14:paraId="6DFCB88D" w14:textId="77777777" w:rsidR="00BA3A53" w:rsidRPr="00A16122" w:rsidRDefault="00BA3A53" w:rsidP="00BA3A53">
      <w:pPr>
        <w:spacing w:after="160" w:line="240" w:lineRule="auto"/>
        <w:rPr>
          <w:rFonts w:ascii="Georgia" w:hAnsi="Georgia"/>
          <w:sz w:val="24"/>
          <w:szCs w:val="24"/>
        </w:rPr>
      </w:pPr>
      <w:bookmarkStart w:id="1" w:name="_Toc209674275"/>
      <w:r>
        <w:rPr>
          <w:rFonts w:ascii="Georgia" w:hAnsi="Georgia"/>
          <w:sz w:val="24"/>
          <w:szCs w:val="24"/>
        </w:rPr>
        <w:tab/>
        <w:t xml:space="preserve">Cubillas reservoir and its contributing catchment </w:t>
      </w:r>
      <w:r w:rsidRPr="00A16122">
        <w:rPr>
          <w:rFonts w:ascii="Georgia" w:hAnsi="Georgia"/>
          <w:sz w:val="24"/>
          <w:szCs w:val="24"/>
        </w:rPr>
        <w:t xml:space="preserve">is located within the </w:t>
      </w:r>
      <w:r>
        <w:rPr>
          <w:rFonts w:ascii="Georgia" w:hAnsi="Georgia"/>
          <w:sz w:val="24"/>
          <w:szCs w:val="24"/>
        </w:rPr>
        <w:t>U</w:t>
      </w:r>
      <w:r w:rsidRPr="00A16122">
        <w:rPr>
          <w:rFonts w:ascii="Georgia" w:hAnsi="Georgia"/>
          <w:sz w:val="24"/>
          <w:szCs w:val="24"/>
        </w:rPr>
        <w:t xml:space="preserve">pper Genil </w:t>
      </w:r>
      <w:r>
        <w:rPr>
          <w:rFonts w:ascii="Georgia" w:hAnsi="Georgia"/>
          <w:sz w:val="24"/>
          <w:szCs w:val="24"/>
        </w:rPr>
        <w:t>River B</w:t>
      </w:r>
      <w:r w:rsidRPr="00A16122">
        <w:rPr>
          <w:rFonts w:ascii="Georgia" w:hAnsi="Georgia"/>
          <w:sz w:val="24"/>
          <w:szCs w:val="24"/>
        </w:rPr>
        <w:t>asin</w:t>
      </w:r>
      <w:r>
        <w:rPr>
          <w:rFonts w:ascii="Georgia" w:hAnsi="Georgia"/>
          <w:sz w:val="24"/>
          <w:szCs w:val="24"/>
        </w:rPr>
        <w:t xml:space="preserve"> (UGRB)</w:t>
      </w:r>
      <w:r w:rsidRPr="00A16122">
        <w:rPr>
          <w:rFonts w:ascii="Georgia" w:hAnsi="Georgia"/>
          <w:sz w:val="24"/>
          <w:szCs w:val="24"/>
        </w:rPr>
        <w:t>, upstream of the Iznájar reservoir in southern Spain</w:t>
      </w:r>
      <w:r>
        <w:rPr>
          <w:rFonts w:ascii="Georgia" w:hAnsi="Georgia"/>
          <w:sz w:val="24"/>
          <w:szCs w:val="24"/>
        </w:rPr>
        <w:t xml:space="preserve"> (</w:t>
      </w:r>
      <w:r w:rsidRPr="00DD29E4">
        <w:rPr>
          <w:rFonts w:ascii="Georgia" w:hAnsi="Georgia"/>
          <w:sz w:val="24"/>
          <w:szCs w:val="24"/>
        </w:rPr>
        <w:t>see Fig. 1</w:t>
      </w:r>
      <w:r>
        <w:rPr>
          <w:rFonts w:ascii="Georgia" w:hAnsi="Georgia"/>
          <w:sz w:val="24"/>
          <w:szCs w:val="24"/>
        </w:rPr>
        <w:t>)</w:t>
      </w:r>
      <w:r w:rsidRPr="00A16122">
        <w:rPr>
          <w:rFonts w:ascii="Georgia" w:hAnsi="Georgia"/>
          <w:sz w:val="24"/>
          <w:szCs w:val="24"/>
        </w:rPr>
        <w:t xml:space="preserve">. </w:t>
      </w:r>
      <w:r>
        <w:rPr>
          <w:rFonts w:ascii="Georgia" w:hAnsi="Georgia"/>
          <w:sz w:val="24"/>
          <w:szCs w:val="24"/>
        </w:rPr>
        <w:t xml:space="preserve">The UGRB </w:t>
      </w:r>
      <w:r w:rsidRPr="00A16122">
        <w:rPr>
          <w:rFonts w:ascii="Georgia" w:hAnsi="Georgia"/>
          <w:sz w:val="24"/>
          <w:szCs w:val="24"/>
        </w:rPr>
        <w:t>is hydrologically and environmentally distinctive for several reasons.</w:t>
      </w:r>
      <w:r>
        <w:rPr>
          <w:rFonts w:ascii="Georgia" w:hAnsi="Georgia"/>
          <w:sz w:val="24"/>
          <w:szCs w:val="24"/>
        </w:rPr>
        <w:t xml:space="preserve"> </w:t>
      </w:r>
      <w:r w:rsidRPr="00A16122">
        <w:rPr>
          <w:rFonts w:ascii="Georgia" w:hAnsi="Georgia"/>
          <w:sz w:val="24"/>
          <w:szCs w:val="24"/>
        </w:rPr>
        <w:t xml:space="preserve">First, it drains the highest peaks </w:t>
      </w:r>
      <w:commentRangeStart w:id="2"/>
      <w:commentRangeStart w:id="3"/>
      <w:r w:rsidRPr="00A16122">
        <w:rPr>
          <w:rFonts w:ascii="Georgia" w:hAnsi="Georgia"/>
          <w:sz w:val="24"/>
          <w:szCs w:val="24"/>
        </w:rPr>
        <w:t>of the Sierra Nevada</w:t>
      </w:r>
      <w:r>
        <w:rPr>
          <w:rFonts w:ascii="Georgia" w:hAnsi="Georgia"/>
          <w:sz w:val="24"/>
          <w:szCs w:val="24"/>
        </w:rPr>
        <w:t xml:space="preserve"> a protected area</w:t>
      </w:r>
      <w:r w:rsidRPr="00A16122">
        <w:rPr>
          <w:rFonts w:ascii="Georgia" w:hAnsi="Georgia"/>
          <w:sz w:val="24"/>
          <w:szCs w:val="24"/>
        </w:rPr>
        <w:t xml:space="preserve"> which contribute</w:t>
      </w:r>
      <w:r>
        <w:rPr>
          <w:rFonts w:ascii="Georgia" w:hAnsi="Georgia"/>
          <w:sz w:val="24"/>
          <w:szCs w:val="24"/>
        </w:rPr>
        <w:t>s</w:t>
      </w:r>
      <w:r w:rsidRPr="00A16122">
        <w:rPr>
          <w:rFonts w:ascii="Georgia" w:hAnsi="Georgia"/>
          <w:sz w:val="24"/>
          <w:szCs w:val="24"/>
        </w:rPr>
        <w:t xml:space="preserve"> significant snowmelt inputs to the river system.</w:t>
      </w:r>
      <w:commentRangeEnd w:id="2"/>
      <w:r w:rsidRPr="00A16122">
        <w:rPr>
          <w:rStyle w:val="CommentReference"/>
          <w:rFonts w:ascii="Georgia" w:hAnsi="Georgia"/>
          <w:sz w:val="24"/>
          <w:szCs w:val="24"/>
        </w:rPr>
        <w:commentReference w:id="2"/>
      </w:r>
      <w:commentRangeEnd w:id="3"/>
      <w:r w:rsidR="001E49F4" w:rsidRPr="00A16122">
        <w:rPr>
          <w:rStyle w:val="CommentReference"/>
          <w:rFonts w:ascii="Georgia" w:hAnsi="Georgia"/>
          <w:sz w:val="24"/>
          <w:szCs w:val="24"/>
        </w:rPr>
        <w:commentReference w:id="3"/>
      </w:r>
      <w:r w:rsidRPr="00A16122">
        <w:rPr>
          <w:rFonts w:ascii="Georgia" w:hAnsi="Georgia"/>
          <w:sz w:val="24"/>
          <w:szCs w:val="24"/>
        </w:rPr>
        <w:t xml:space="preserve"> This alpine influence shapes the seasonality of flows and interacts with Mediterranean climatic variability.</w:t>
      </w:r>
      <w:r>
        <w:rPr>
          <w:rFonts w:ascii="Georgia" w:hAnsi="Georgia"/>
          <w:sz w:val="24"/>
          <w:szCs w:val="24"/>
        </w:rPr>
        <w:t xml:space="preserve"> </w:t>
      </w:r>
      <w:r w:rsidRPr="00A16122">
        <w:rPr>
          <w:rFonts w:ascii="Georgia" w:hAnsi="Georgia"/>
          <w:sz w:val="24"/>
          <w:szCs w:val="24"/>
        </w:rPr>
        <w:t xml:space="preserve">Second, the basin is subject to intense anthropogenic pressure, particularly in </w:t>
      </w:r>
      <w:r>
        <w:rPr>
          <w:rFonts w:ascii="Georgia" w:hAnsi="Georgia"/>
          <w:sz w:val="24"/>
          <w:szCs w:val="24"/>
        </w:rPr>
        <w:t>the floodplains</w:t>
      </w:r>
      <w:r w:rsidRPr="00A16122">
        <w:rPr>
          <w:rFonts w:ascii="Georgia" w:hAnsi="Georgia"/>
          <w:sz w:val="24"/>
          <w:szCs w:val="24"/>
        </w:rPr>
        <w:t xml:space="preserve">. The metropolitan area of Granada represents a major urban centre, accompanied by extensive agricultural activity. The river does not follow an entirely natural course; water is redistributed through human interventions and is loaded with organic matter and nutrients. Until recently, few wastewater treatment facilities were in place, meaning that untreated discharges entered the river directly. Projects to group and upgrade treatment facilities are now underway, though their effects have not yet been fully realized. </w:t>
      </w:r>
      <w:r w:rsidRPr="00A16122">
        <w:rPr>
          <w:rFonts w:ascii="Georgia" w:hAnsi="Georgia"/>
          <w:sz w:val="24"/>
          <w:szCs w:val="24"/>
          <w:highlight w:val="yellow"/>
        </w:rPr>
        <w:t>(</w:t>
      </w:r>
      <w:r w:rsidRPr="00A16122">
        <w:rPr>
          <w:rFonts w:ascii="Georgia" w:hAnsi="Georgia"/>
          <w:color w:val="C00000"/>
          <w:sz w:val="24"/>
          <w:szCs w:val="24"/>
          <w:highlight w:val="yellow"/>
        </w:rPr>
        <w:t>sources</w:t>
      </w:r>
      <w:r w:rsidRPr="00A16122">
        <w:rPr>
          <w:rFonts w:ascii="Georgia" w:hAnsi="Georgia"/>
          <w:sz w:val="24"/>
          <w:szCs w:val="24"/>
          <w:highlight w:val="yellow"/>
        </w:rPr>
        <w:t>)</w:t>
      </w:r>
      <w:r>
        <w:rPr>
          <w:rFonts w:ascii="Georgia" w:hAnsi="Georgia"/>
          <w:sz w:val="24"/>
          <w:szCs w:val="24"/>
        </w:rPr>
        <w:t xml:space="preserve">. </w:t>
      </w:r>
      <w:r w:rsidRPr="00A16122">
        <w:rPr>
          <w:rFonts w:ascii="Georgia" w:hAnsi="Georgia"/>
          <w:sz w:val="24"/>
          <w:szCs w:val="24"/>
        </w:rPr>
        <w:t>Third, the Granada plain contains a significant aquifer, which plays an important role in water availability for both urban and agricultural uses.</w:t>
      </w:r>
      <w:r>
        <w:rPr>
          <w:rFonts w:ascii="Georgia" w:hAnsi="Georgia"/>
          <w:sz w:val="24"/>
          <w:szCs w:val="24"/>
        </w:rPr>
        <w:t xml:space="preserve"> </w:t>
      </w:r>
      <w:r w:rsidRPr="00A16122">
        <w:rPr>
          <w:rFonts w:ascii="Georgia" w:hAnsi="Georgia"/>
          <w:sz w:val="24"/>
          <w:szCs w:val="24"/>
        </w:rPr>
        <w:t xml:space="preserve">Finally, the basin contains six reservoirs. </w:t>
      </w:r>
      <w:r>
        <w:rPr>
          <w:rFonts w:ascii="Georgia" w:hAnsi="Georgia"/>
          <w:sz w:val="24"/>
          <w:szCs w:val="24"/>
        </w:rPr>
        <w:t xml:space="preserve">Two of them, sited upstream near the highest elevations of the Sierra Nevada are oligotrophic. All other reservoirs, </w:t>
      </w:r>
      <w:r w:rsidRPr="00A16122">
        <w:rPr>
          <w:rFonts w:ascii="Georgia" w:hAnsi="Georgia"/>
          <w:sz w:val="24"/>
          <w:szCs w:val="24"/>
        </w:rPr>
        <w:t xml:space="preserve">draining areas with intensive agriculture, </w:t>
      </w:r>
      <w:r>
        <w:rPr>
          <w:rFonts w:ascii="Georgia" w:hAnsi="Georgia"/>
          <w:sz w:val="24"/>
          <w:szCs w:val="24"/>
        </w:rPr>
        <w:t>exhibit</w:t>
      </w:r>
      <w:r w:rsidRPr="00A16122">
        <w:rPr>
          <w:rFonts w:ascii="Georgia" w:hAnsi="Georgia"/>
          <w:sz w:val="24"/>
          <w:szCs w:val="24"/>
        </w:rPr>
        <w:t xml:space="preserve"> strong eutrophic conditions. </w:t>
      </w:r>
    </w:p>
    <w:p w14:paraId="1340E280" w14:textId="77777777" w:rsidR="00BA3A53" w:rsidRPr="00842928" w:rsidRDefault="00BA3A53" w:rsidP="00BA3A53">
      <w:pPr>
        <w:spacing w:line="240" w:lineRule="auto"/>
        <w:rPr>
          <w:rFonts w:ascii="Georgia" w:hAnsi="Georgia"/>
          <w:sz w:val="24"/>
          <w:szCs w:val="24"/>
        </w:rPr>
      </w:pPr>
      <w:r>
        <w:rPr>
          <w:rFonts w:ascii="Georgia" w:hAnsi="Georgia"/>
          <w:sz w:val="24"/>
          <w:szCs w:val="24"/>
        </w:rPr>
        <w:tab/>
      </w:r>
      <w:r w:rsidRPr="00A16122">
        <w:rPr>
          <w:rFonts w:ascii="Georgia" w:hAnsi="Georgia"/>
          <w:sz w:val="24"/>
          <w:szCs w:val="24"/>
        </w:rPr>
        <w:t xml:space="preserve">Within the upper Genil water system, Cubillas </w:t>
      </w:r>
      <w:r>
        <w:rPr>
          <w:rFonts w:ascii="Georgia" w:hAnsi="Georgia"/>
          <w:sz w:val="24"/>
          <w:szCs w:val="24"/>
        </w:rPr>
        <w:t>watershed</w:t>
      </w:r>
      <w:r w:rsidRPr="00A16122">
        <w:rPr>
          <w:rFonts w:ascii="Georgia" w:hAnsi="Georgia"/>
          <w:sz w:val="24"/>
          <w:szCs w:val="24"/>
        </w:rPr>
        <w:t xml:space="preserve"> (</w:t>
      </w:r>
      <w:r w:rsidRPr="00A16122">
        <w:rPr>
          <w:rFonts w:ascii="Georgia" w:hAnsi="Georgia"/>
          <w:sz w:val="24"/>
          <w:szCs w:val="24"/>
        </w:rPr>
        <w:fldChar w:fldCharType="begin"/>
      </w:r>
      <w:r w:rsidRPr="00A16122">
        <w:rPr>
          <w:rFonts w:ascii="Georgia" w:hAnsi="Georgia"/>
          <w:sz w:val="24"/>
          <w:szCs w:val="24"/>
        </w:rPr>
        <w:instrText xml:space="preserve"> REF _Ref209662400 \h  \* MERGEFORMAT </w:instrText>
      </w:r>
      <w:r w:rsidRPr="00A16122">
        <w:rPr>
          <w:rFonts w:ascii="Georgia" w:hAnsi="Georgia"/>
          <w:sz w:val="24"/>
          <w:szCs w:val="24"/>
        </w:rPr>
      </w:r>
      <w:r w:rsidRPr="00A16122">
        <w:rPr>
          <w:rFonts w:ascii="Georgia" w:hAnsi="Georgia"/>
          <w:sz w:val="24"/>
          <w:szCs w:val="24"/>
        </w:rPr>
        <w:fldChar w:fldCharType="separate"/>
      </w:r>
      <w:r w:rsidRPr="00A16122">
        <w:rPr>
          <w:rFonts w:ascii="Georgia" w:hAnsi="Georgia"/>
          <w:sz w:val="24"/>
          <w:szCs w:val="24"/>
        </w:rPr>
        <w:t xml:space="preserve">Figure </w:t>
      </w:r>
      <w:r>
        <w:rPr>
          <w:rFonts w:ascii="Georgia" w:hAnsi="Georgia"/>
          <w:noProof/>
          <w:sz w:val="24"/>
          <w:szCs w:val="24"/>
        </w:rPr>
        <w:t>1</w:t>
      </w:r>
      <w:r w:rsidRPr="00A16122">
        <w:rPr>
          <w:rFonts w:ascii="Georgia" w:hAnsi="Georgia"/>
          <w:sz w:val="24"/>
          <w:szCs w:val="24"/>
        </w:rPr>
        <w:fldChar w:fldCharType="end"/>
      </w:r>
      <w:r w:rsidRPr="00A16122">
        <w:rPr>
          <w:rFonts w:ascii="Georgia" w:hAnsi="Georgia"/>
          <w:sz w:val="24"/>
          <w:szCs w:val="24"/>
        </w:rPr>
        <w:t>)</w:t>
      </w:r>
      <w:r>
        <w:rPr>
          <w:rFonts w:ascii="Georgia" w:hAnsi="Georgia"/>
          <w:sz w:val="24"/>
          <w:szCs w:val="24"/>
        </w:rPr>
        <w:t xml:space="preserve"> draining into Cubillas reservoir</w:t>
      </w:r>
      <w:r w:rsidRPr="00A16122">
        <w:rPr>
          <w:rFonts w:ascii="Georgia" w:hAnsi="Georgia"/>
          <w:sz w:val="24"/>
          <w:szCs w:val="24"/>
        </w:rPr>
        <w:t xml:space="preserve"> was selected as the case study to develop and test an uncertainty aware nutrient loading methodology. </w:t>
      </w:r>
      <w:r w:rsidRPr="002B5B5F">
        <w:rPr>
          <w:rFonts w:ascii="Georgia" w:hAnsi="Georgia"/>
          <w:sz w:val="24"/>
          <w:szCs w:val="24"/>
        </w:rPr>
        <w:t xml:space="preserve">The University of Granada has an ongoing research program on GHG emissions, </w:t>
      </w:r>
      <w:r>
        <w:rPr>
          <w:rFonts w:ascii="Georgia" w:hAnsi="Georgia"/>
          <w:sz w:val="24"/>
          <w:szCs w:val="24"/>
        </w:rPr>
        <w:t>which includes</w:t>
      </w:r>
      <w:r w:rsidRPr="002B5B5F">
        <w:rPr>
          <w:rFonts w:ascii="Georgia" w:hAnsi="Georgia"/>
          <w:sz w:val="24"/>
          <w:szCs w:val="24"/>
        </w:rPr>
        <w:t xml:space="preserve"> a unique infrastructure </w:t>
      </w:r>
      <w:r>
        <w:rPr>
          <w:rFonts w:ascii="Georgia" w:hAnsi="Georgia"/>
          <w:sz w:val="24"/>
          <w:szCs w:val="24"/>
        </w:rPr>
        <w:t>deployed at the centre Cubillas</w:t>
      </w:r>
      <w:r w:rsidRPr="002B5B5F">
        <w:rPr>
          <w:rFonts w:ascii="Georgia" w:hAnsi="Georgia"/>
          <w:sz w:val="24"/>
          <w:szCs w:val="24"/>
        </w:rPr>
        <w:t xml:space="preserve"> reservoir, consisting of eddy-covariance tower and submerged </w:t>
      </w:r>
      <w:r>
        <w:rPr>
          <w:rFonts w:ascii="Georgia" w:hAnsi="Georgia"/>
          <w:sz w:val="24"/>
          <w:szCs w:val="24"/>
        </w:rPr>
        <w:t xml:space="preserve">equipment for data interpretation. The magnitude of GHG emissions from lakes and reservoirs have been shown to be linked </w:t>
      </w:r>
      <w:r w:rsidRPr="002B5B5F">
        <w:rPr>
          <w:rFonts w:ascii="Georgia" w:hAnsi="Georgia"/>
          <w:sz w:val="24"/>
          <w:szCs w:val="24"/>
        </w:rPr>
        <w:t xml:space="preserve">to </w:t>
      </w:r>
      <w:r>
        <w:rPr>
          <w:rFonts w:ascii="Georgia" w:hAnsi="Georgia"/>
          <w:sz w:val="24"/>
          <w:szCs w:val="24"/>
        </w:rPr>
        <w:t xml:space="preserve">their eutrophic level, the largest emission occurring from shallow eutrophic systems </w:t>
      </w:r>
      <w:r w:rsidRPr="00A16122">
        <w:rPr>
          <w:rFonts w:ascii="Georgia" w:hAnsi="Georgia"/>
          <w:sz w:val="24"/>
          <w:szCs w:val="24"/>
          <w:highlight w:val="yellow"/>
        </w:rPr>
        <w:t>(</w:t>
      </w:r>
      <w:r w:rsidRPr="00A16122">
        <w:rPr>
          <w:rFonts w:ascii="Georgia" w:hAnsi="Georgia"/>
          <w:color w:val="C00000"/>
          <w:sz w:val="24"/>
          <w:szCs w:val="24"/>
          <w:highlight w:val="yellow"/>
        </w:rPr>
        <w:t>sources</w:t>
      </w:r>
      <w:r w:rsidRPr="00A16122">
        <w:rPr>
          <w:rFonts w:ascii="Georgia" w:hAnsi="Georgia"/>
          <w:sz w:val="24"/>
          <w:szCs w:val="24"/>
          <w:highlight w:val="yellow"/>
        </w:rPr>
        <w:t>)</w:t>
      </w:r>
      <w:r>
        <w:rPr>
          <w:rFonts w:ascii="Georgia" w:hAnsi="Georgia"/>
          <w:sz w:val="24"/>
          <w:szCs w:val="24"/>
        </w:rPr>
        <w:t xml:space="preserve">. </w:t>
      </w:r>
      <w:r w:rsidRPr="002B5B5F">
        <w:rPr>
          <w:rFonts w:ascii="Georgia" w:hAnsi="Georgia"/>
          <w:sz w:val="24"/>
          <w:szCs w:val="24"/>
        </w:rPr>
        <w:t xml:space="preserve">Cubillas reservoir is </w:t>
      </w:r>
      <w:r>
        <w:rPr>
          <w:rFonts w:ascii="Georgia" w:hAnsi="Georgia"/>
          <w:sz w:val="24"/>
          <w:szCs w:val="24"/>
        </w:rPr>
        <w:t>one of these systems</w:t>
      </w:r>
      <w:r w:rsidRPr="002B5B5F">
        <w:rPr>
          <w:rFonts w:ascii="Georgia" w:hAnsi="Georgia"/>
          <w:sz w:val="24"/>
          <w:szCs w:val="24"/>
        </w:rPr>
        <w:t xml:space="preserve">, with high concentrations of phosphorus and nitrogen, </w:t>
      </w:r>
      <w:r>
        <w:rPr>
          <w:rFonts w:ascii="Georgia" w:hAnsi="Georgia"/>
          <w:sz w:val="24"/>
          <w:szCs w:val="24"/>
        </w:rPr>
        <w:t xml:space="preserve">and </w:t>
      </w:r>
      <w:r w:rsidRPr="002B5B5F">
        <w:rPr>
          <w:rFonts w:ascii="Georgia" w:hAnsi="Georgia"/>
          <w:sz w:val="24"/>
          <w:szCs w:val="24"/>
        </w:rPr>
        <w:t>anoxic conditions develop</w:t>
      </w:r>
      <w:r>
        <w:rPr>
          <w:rFonts w:ascii="Georgia" w:hAnsi="Georgia"/>
          <w:sz w:val="24"/>
          <w:szCs w:val="24"/>
        </w:rPr>
        <w:t>ing near the sediments</w:t>
      </w:r>
      <w:r w:rsidRPr="002B5B5F">
        <w:rPr>
          <w:rFonts w:ascii="Georgia" w:hAnsi="Georgia"/>
          <w:sz w:val="24"/>
          <w:szCs w:val="24"/>
        </w:rPr>
        <w:t xml:space="preserve"> on a seasonal basis.</w:t>
      </w:r>
      <w:r>
        <w:rPr>
          <w:rFonts w:ascii="Georgia" w:hAnsi="Georgia"/>
          <w:sz w:val="24"/>
          <w:szCs w:val="24"/>
        </w:rPr>
        <w:t xml:space="preserve"> GHG emissions have been shown to be similar in magnitude to reported values in tropical climates. </w:t>
      </w:r>
      <w:r w:rsidRPr="002B5B5F">
        <w:rPr>
          <w:rFonts w:ascii="Georgia" w:hAnsi="Georgia"/>
          <w:sz w:val="24"/>
          <w:szCs w:val="24"/>
        </w:rPr>
        <w:t xml:space="preserve">Unfortunately, </w:t>
      </w:r>
      <w:r>
        <w:rPr>
          <w:rFonts w:ascii="Georgia" w:hAnsi="Georgia"/>
          <w:sz w:val="24"/>
          <w:szCs w:val="24"/>
        </w:rPr>
        <w:t>no</w:t>
      </w:r>
      <w:r w:rsidRPr="002B5B5F">
        <w:rPr>
          <w:rFonts w:ascii="Georgia" w:hAnsi="Georgia"/>
          <w:sz w:val="24"/>
          <w:szCs w:val="24"/>
        </w:rPr>
        <w:t xml:space="preserve"> current estimates</w:t>
      </w:r>
      <w:r>
        <w:rPr>
          <w:rFonts w:ascii="Georgia" w:hAnsi="Georgia"/>
          <w:sz w:val="24"/>
          <w:szCs w:val="24"/>
        </w:rPr>
        <w:t xml:space="preserve"> exist</w:t>
      </w:r>
      <w:r w:rsidRPr="002B5B5F">
        <w:rPr>
          <w:rFonts w:ascii="Georgia" w:hAnsi="Georgia"/>
          <w:sz w:val="24"/>
          <w:szCs w:val="24"/>
        </w:rPr>
        <w:t xml:space="preserve"> </w:t>
      </w:r>
      <w:r>
        <w:rPr>
          <w:rFonts w:ascii="Georgia" w:hAnsi="Georgia"/>
          <w:sz w:val="24"/>
          <w:szCs w:val="24"/>
        </w:rPr>
        <w:t>n</w:t>
      </w:r>
      <w:r w:rsidRPr="002B5B5F">
        <w:rPr>
          <w:rFonts w:ascii="Georgia" w:hAnsi="Georgia"/>
          <w:sz w:val="24"/>
          <w:szCs w:val="24"/>
        </w:rPr>
        <w:t>or measurements of nu</w:t>
      </w:r>
      <w:r w:rsidRPr="002B5B5F">
        <w:rPr>
          <w:rFonts w:ascii="Georgia" w:hAnsi="Georgia" w:cs="Times New Roman"/>
          <w:kern w:val="0"/>
          <w:sz w:val="24"/>
          <w:szCs w:val="24"/>
          <w:lang w:val="en-US"/>
        </w:rPr>
        <w:t xml:space="preserve">trient loadings </w:t>
      </w:r>
      <w:r>
        <w:rPr>
          <w:rFonts w:ascii="Georgia" w:hAnsi="Georgia" w:cs="Times New Roman"/>
          <w:kern w:val="0"/>
          <w:sz w:val="24"/>
          <w:szCs w:val="24"/>
          <w:lang w:val="en-US"/>
        </w:rPr>
        <w:t>into Cubillas reservoir from its contributing watershed</w:t>
      </w:r>
      <w:r w:rsidRPr="002B5B5F">
        <w:rPr>
          <w:rFonts w:ascii="Georgia" w:hAnsi="Georgia" w:cs="Times New Roman"/>
          <w:kern w:val="0"/>
          <w:sz w:val="24"/>
          <w:szCs w:val="24"/>
          <w:lang w:val="en-US"/>
        </w:rPr>
        <w:t xml:space="preserve">. </w:t>
      </w:r>
      <w:r w:rsidRPr="00842928">
        <w:rPr>
          <w:rFonts w:ascii="Georgia" w:hAnsi="Georgia"/>
          <w:sz w:val="24"/>
          <w:szCs w:val="24"/>
        </w:rPr>
        <w:t xml:space="preserve">Its contributing watershed has extensive areas of land devoted </w:t>
      </w:r>
      <w:r>
        <w:rPr>
          <w:rFonts w:ascii="Georgia" w:hAnsi="Georgia"/>
          <w:sz w:val="24"/>
          <w:szCs w:val="24"/>
        </w:rPr>
        <w:t>t</w:t>
      </w:r>
      <w:r w:rsidRPr="00842928">
        <w:rPr>
          <w:rFonts w:ascii="Georgia" w:hAnsi="Georgia"/>
          <w:sz w:val="24"/>
          <w:szCs w:val="24"/>
        </w:rPr>
        <w:t xml:space="preserve">o agriculture, mainly olive-trees. Nearly 11000 ha are irrigated, with a water consumption rate of ca. 40 hm3/year, almost as much as the volume of water that flows into the reservoir each year. Urban lands are limited, being home of nearly 15000 people. This population has remained fairly stable during the last 40 years. The impact of industrial facilities (largely linked to olive oil extraction) has changed with time. Rough estimates (based on average inflow rates and average nutrient/C loads from urban areas) suggest that point-source pollution could explain, by itself, the observed concentrations. </w:t>
      </w:r>
    </w:p>
    <w:p w14:paraId="3B3E03EB" w14:textId="77777777" w:rsidR="00BA3A53" w:rsidRPr="00A16122" w:rsidRDefault="00BA3A53" w:rsidP="00BA3A53">
      <w:pPr>
        <w:keepNext/>
        <w:spacing w:after="160" w:line="278" w:lineRule="auto"/>
        <w:rPr>
          <w:rFonts w:ascii="Georgia" w:hAnsi="Georgia"/>
          <w:sz w:val="24"/>
          <w:szCs w:val="24"/>
        </w:rPr>
      </w:pPr>
      <w:r>
        <w:rPr>
          <w:noProof/>
        </w:rPr>
        <w:lastRenderedPageBreak/>
        <w:drawing>
          <wp:inline distT="0" distB="0" distL="0" distR="0" wp14:anchorId="2748D3CF" wp14:editId="2FF2697E">
            <wp:extent cx="5760720" cy="4455160"/>
            <wp:effectExtent l="0" t="0" r="0" b="2540"/>
            <wp:docPr id="17971927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60720" cy="4455160"/>
                    </a:xfrm>
                    <a:prstGeom prst="rect">
                      <a:avLst/>
                    </a:prstGeom>
                    <a:noFill/>
                    <a:ln>
                      <a:noFill/>
                    </a:ln>
                  </pic:spPr>
                </pic:pic>
              </a:graphicData>
            </a:graphic>
          </wp:inline>
        </w:drawing>
      </w:r>
      <w:r>
        <w:rPr>
          <w:noProof/>
        </w:rPr>
        <w:t xml:space="preserve"> </w:t>
      </w:r>
      <w:r>
        <w:rPr>
          <w:rFonts w:ascii="Georgia" w:hAnsi="Georgia"/>
          <w:noProof/>
          <w:sz w:val="24"/>
          <w:szCs w:val="24"/>
        </w:rPr>
        <w:t xml:space="preserve"> </w:t>
      </w:r>
    </w:p>
    <w:p w14:paraId="552929C8" w14:textId="77777777" w:rsidR="00BA3A53" w:rsidRPr="00A464C1" w:rsidRDefault="00BA3A53" w:rsidP="00BA3A53">
      <w:pPr>
        <w:pStyle w:val="Caption"/>
        <w:rPr>
          <w:rFonts w:ascii="Georgia" w:hAnsi="Georgia"/>
          <w:sz w:val="24"/>
          <w:szCs w:val="24"/>
          <w:lang w:val="en-US"/>
        </w:rPr>
      </w:pPr>
      <w:bookmarkStart w:id="4" w:name="_Ref209662400"/>
      <w:r w:rsidRPr="00A16122">
        <w:rPr>
          <w:rFonts w:ascii="Georgia" w:hAnsi="Georgia"/>
          <w:sz w:val="24"/>
          <w:szCs w:val="24"/>
        </w:rPr>
        <w:t xml:space="preserve">Figure </w:t>
      </w:r>
      <w:r>
        <w:rPr>
          <w:rFonts w:ascii="Georgia" w:hAnsi="Georgia"/>
          <w:sz w:val="24"/>
          <w:szCs w:val="24"/>
        </w:rPr>
        <w:t>1</w:t>
      </w:r>
      <w:bookmarkEnd w:id="4"/>
      <w:r>
        <w:rPr>
          <w:rFonts w:ascii="Georgia" w:hAnsi="Georgia"/>
          <w:sz w:val="24"/>
          <w:szCs w:val="24"/>
        </w:rPr>
        <w:t>: Upper Genil River Basin (UGRB) and its geographical context. UGRB is feeding into the Iznajar reservoir.</w:t>
      </w:r>
    </w:p>
    <w:p w14:paraId="2734CE93" w14:textId="77777777" w:rsidR="00BA3A53" w:rsidRDefault="00BA3A53" w:rsidP="00BA3A53">
      <w:pPr>
        <w:spacing w:after="160" w:line="240" w:lineRule="auto"/>
        <w:rPr>
          <w:rFonts w:ascii="Georgia" w:hAnsi="Georgia" w:cs="Times New Roman"/>
          <w:kern w:val="0"/>
          <w:sz w:val="24"/>
          <w:szCs w:val="24"/>
          <w:lang w:val="en-US"/>
        </w:rPr>
      </w:pPr>
      <w:r w:rsidRPr="00282EE2">
        <w:rPr>
          <w:rFonts w:ascii="Georgia" w:hAnsi="Georgia"/>
          <w:sz w:val="24"/>
          <w:szCs w:val="24"/>
        </w:rPr>
        <w:t xml:space="preserve">The 638 km² catchment area </w:t>
      </w:r>
      <w:r>
        <w:rPr>
          <w:rFonts w:ascii="Georgia" w:hAnsi="Georgia"/>
          <w:sz w:val="24"/>
          <w:szCs w:val="24"/>
        </w:rPr>
        <w:t xml:space="preserve">draining into the Cubillas reservoir </w:t>
      </w:r>
      <w:r w:rsidRPr="00282EE2">
        <w:rPr>
          <w:rFonts w:ascii="Georgia" w:hAnsi="Georgia"/>
          <w:sz w:val="24"/>
          <w:szCs w:val="24"/>
        </w:rPr>
        <w:t xml:space="preserve">is mountainous and </w:t>
      </w:r>
      <w:commentRangeStart w:id="5"/>
      <w:r w:rsidRPr="00282EE2">
        <w:rPr>
          <w:rFonts w:ascii="Georgia" w:hAnsi="Georgia"/>
          <w:sz w:val="24"/>
          <w:szCs w:val="24"/>
        </w:rPr>
        <w:t>largely covered by extensive agricultural fields, predominantly traditional olive plantations</w:t>
      </w:r>
      <w:r>
        <w:rPr>
          <w:rFonts w:ascii="Georgia" w:hAnsi="Georgia"/>
          <w:sz w:val="24"/>
          <w:szCs w:val="24"/>
        </w:rPr>
        <w:t xml:space="preserve"> with sparse vegetation cover.</w:t>
      </w:r>
      <w:r w:rsidRPr="001309A5">
        <w:rPr>
          <w:rFonts w:ascii="Georgia" w:hAnsi="Georgia"/>
          <w:sz w:val="24"/>
          <w:szCs w:val="24"/>
        </w:rPr>
        <w:t xml:space="preserve"> </w:t>
      </w:r>
      <w:r w:rsidRPr="006B42B2">
        <w:rPr>
          <w:rFonts w:ascii="Georgia" w:hAnsi="Georgia" w:cs="Times New Roman"/>
          <w:kern w:val="0"/>
          <w:sz w:val="24"/>
          <w:szCs w:val="24"/>
          <w:lang w:val="en-US"/>
        </w:rPr>
        <w:t>Nearly 1</w:t>
      </w:r>
      <w:r>
        <w:rPr>
          <w:rFonts w:ascii="Georgia" w:hAnsi="Georgia" w:cs="Times New Roman"/>
          <w:kern w:val="0"/>
          <w:sz w:val="24"/>
          <w:szCs w:val="24"/>
          <w:lang w:val="en-US"/>
        </w:rPr>
        <w:t>1</w:t>
      </w:r>
      <w:r w:rsidRPr="006B42B2">
        <w:rPr>
          <w:rFonts w:ascii="Georgia" w:hAnsi="Georgia" w:cs="Times New Roman"/>
          <w:kern w:val="0"/>
          <w:sz w:val="24"/>
          <w:szCs w:val="24"/>
          <w:lang w:val="en-US"/>
        </w:rPr>
        <w:t>000 ha are irrigated</w:t>
      </w:r>
      <w:commentRangeEnd w:id="5"/>
      <w:r>
        <w:rPr>
          <w:rStyle w:val="CommentReference"/>
          <w:rFonts w:ascii="Georgia" w:hAnsi="Georgia" w:cs="Times New Roman"/>
          <w:kern w:val="0"/>
          <w:sz w:val="24"/>
          <w:szCs w:val="24"/>
          <w:lang w:val="en-US"/>
        </w:rPr>
        <w:commentReference w:id="5"/>
      </w:r>
      <w:r>
        <w:rPr>
          <w:rFonts w:ascii="Georgia" w:hAnsi="Georgia" w:cs="Times New Roman"/>
          <w:kern w:val="0"/>
          <w:sz w:val="24"/>
          <w:szCs w:val="24"/>
          <w:lang w:val="en-US"/>
        </w:rPr>
        <w:t xml:space="preserve"> (see </w:t>
      </w:r>
      <w:r w:rsidRPr="00A808F0">
        <w:rPr>
          <w:rFonts w:ascii="Georgia" w:hAnsi="Georgia" w:cs="Times New Roman"/>
          <w:kern w:val="0"/>
          <w:sz w:val="24"/>
          <w:szCs w:val="24"/>
          <w:highlight w:val="cyan"/>
          <w:lang w:val="en-US"/>
        </w:rPr>
        <w:t>Fig.</w:t>
      </w:r>
      <w:r w:rsidRPr="00DD29E4">
        <w:rPr>
          <w:rFonts w:ascii="Georgia" w:hAnsi="Georgia" w:cs="Times New Roman"/>
          <w:kern w:val="0"/>
          <w:sz w:val="24"/>
          <w:szCs w:val="24"/>
          <w:highlight w:val="cyan"/>
          <w:lang w:val="en-US"/>
        </w:rPr>
        <w:t xml:space="preserve"> 2</w:t>
      </w:r>
      <w:r>
        <w:rPr>
          <w:rFonts w:ascii="Georgia" w:hAnsi="Georgia" w:cs="Times New Roman"/>
          <w:kern w:val="0"/>
          <w:sz w:val="24"/>
          <w:szCs w:val="24"/>
          <w:lang w:val="en-US"/>
        </w:rPr>
        <w:t>)</w:t>
      </w:r>
      <w:r w:rsidRPr="006B42B2">
        <w:rPr>
          <w:rFonts w:ascii="Georgia" w:hAnsi="Georgia" w:cs="Times New Roman"/>
          <w:kern w:val="0"/>
          <w:sz w:val="24"/>
          <w:szCs w:val="24"/>
          <w:lang w:val="en-US"/>
        </w:rPr>
        <w:t>, with a water consumption rate of ca. 40 hm</w:t>
      </w:r>
      <w:r w:rsidRPr="006B42B2">
        <w:rPr>
          <w:rFonts w:ascii="Georgia" w:hAnsi="Georgia" w:cs="Times New Roman"/>
          <w:kern w:val="0"/>
          <w:sz w:val="24"/>
          <w:szCs w:val="24"/>
          <w:vertAlign w:val="superscript"/>
          <w:lang w:val="en-US"/>
        </w:rPr>
        <w:t>3</w:t>
      </w:r>
      <w:r w:rsidRPr="006B42B2">
        <w:rPr>
          <w:rFonts w:ascii="Georgia" w:hAnsi="Georgia" w:cs="Times New Roman"/>
          <w:kern w:val="0"/>
          <w:sz w:val="24"/>
          <w:szCs w:val="24"/>
          <w:lang w:val="en-US"/>
        </w:rPr>
        <w:t xml:space="preserve">/year, almost as much as the volume of water that flows into the reservoir each year. </w:t>
      </w:r>
    </w:p>
    <w:p w14:paraId="2FE5ACFA" w14:textId="77777777" w:rsidR="00BA3A53" w:rsidRDefault="00BA3A53" w:rsidP="00BA3A53">
      <w:pPr>
        <w:spacing w:after="160" w:line="240" w:lineRule="auto"/>
        <w:rPr>
          <w:rFonts w:ascii="Georgia" w:hAnsi="Georgia" w:cs="Times New Roman"/>
          <w:kern w:val="0"/>
          <w:sz w:val="24"/>
          <w:szCs w:val="24"/>
          <w:lang w:val="en-US"/>
        </w:rPr>
      </w:pPr>
      <w:r w:rsidRPr="00A808F0">
        <w:rPr>
          <w:rFonts w:ascii="Georgia" w:hAnsi="Georgia" w:cs="Times New Roman"/>
          <w:kern w:val="0"/>
          <w:sz w:val="24"/>
          <w:szCs w:val="24"/>
          <w:highlight w:val="cyan"/>
          <w:lang w:val="en-US"/>
        </w:rPr>
        <w:t xml:space="preserve">PLACEHOLDER FIG </w:t>
      </w:r>
      <w:r>
        <w:rPr>
          <w:rFonts w:ascii="Georgia" w:hAnsi="Georgia" w:cs="Times New Roman"/>
          <w:kern w:val="0"/>
          <w:sz w:val="24"/>
          <w:szCs w:val="24"/>
          <w:highlight w:val="cyan"/>
          <w:lang w:val="en-US"/>
        </w:rPr>
        <w:t>2</w:t>
      </w:r>
      <w:r w:rsidRPr="00A808F0">
        <w:rPr>
          <w:rFonts w:ascii="Georgia" w:hAnsi="Georgia" w:cs="Times New Roman"/>
          <w:kern w:val="0"/>
          <w:sz w:val="24"/>
          <w:szCs w:val="24"/>
          <w:highlight w:val="cyan"/>
          <w:lang w:val="en-US"/>
        </w:rPr>
        <w:t>.</w:t>
      </w:r>
      <w:r>
        <w:rPr>
          <w:rFonts w:ascii="Georgia" w:hAnsi="Georgia" w:cs="Times New Roman"/>
          <w:kern w:val="0"/>
          <w:sz w:val="24"/>
          <w:szCs w:val="24"/>
          <w:lang w:val="en-US"/>
        </w:rPr>
        <w:br/>
      </w:r>
    </w:p>
    <w:p w14:paraId="1929C8EA" w14:textId="77777777" w:rsidR="00BA3A53" w:rsidRDefault="00BA3A53" w:rsidP="00BA3A53">
      <w:pPr>
        <w:spacing w:after="160" w:line="240" w:lineRule="auto"/>
        <w:rPr>
          <w:rFonts w:ascii="Georgia" w:hAnsi="Georgia" w:cs="Times New Roman"/>
          <w:kern w:val="0"/>
          <w:sz w:val="24"/>
          <w:szCs w:val="24"/>
          <w:lang w:val="en-US"/>
        </w:rPr>
      </w:pPr>
      <w:r w:rsidRPr="006B42B2">
        <w:rPr>
          <w:rFonts w:ascii="Georgia" w:hAnsi="Georgia" w:cs="Times New Roman"/>
          <w:kern w:val="0"/>
          <w:sz w:val="24"/>
          <w:szCs w:val="24"/>
          <w:lang w:val="en-US"/>
        </w:rPr>
        <w:t>Urban lands are limited, being home of nearly 15000 people</w:t>
      </w:r>
      <w:r>
        <w:rPr>
          <w:rFonts w:ascii="Georgia" w:hAnsi="Georgia" w:cs="Times New Roman"/>
          <w:kern w:val="0"/>
          <w:sz w:val="24"/>
          <w:szCs w:val="24"/>
          <w:lang w:val="en-US"/>
        </w:rPr>
        <w:t xml:space="preserve">, mostly </w:t>
      </w:r>
      <w:r w:rsidRPr="001309A5">
        <w:rPr>
          <w:rFonts w:ascii="Georgia" w:hAnsi="Georgia"/>
          <w:sz w:val="24"/>
          <w:szCs w:val="24"/>
        </w:rPr>
        <w:t xml:space="preserve">concentrated in </w:t>
      </w:r>
      <w:commentRangeStart w:id="6"/>
      <w:commentRangeStart w:id="7"/>
      <w:r>
        <w:rPr>
          <w:rFonts w:ascii="Georgia" w:hAnsi="Georgia"/>
          <w:sz w:val="24"/>
          <w:szCs w:val="24"/>
        </w:rPr>
        <w:t>three villages</w:t>
      </w:r>
      <w:r w:rsidRPr="001309A5">
        <w:rPr>
          <w:rFonts w:ascii="Georgia" w:hAnsi="Georgia"/>
          <w:sz w:val="24"/>
          <w:szCs w:val="24"/>
        </w:rPr>
        <w:t xml:space="preserve"> (Iznalloz</w:t>
      </w:r>
      <w:r>
        <w:rPr>
          <w:rFonts w:ascii="Georgia" w:hAnsi="Georgia"/>
          <w:sz w:val="24"/>
          <w:szCs w:val="24"/>
        </w:rPr>
        <w:t xml:space="preserve">, </w:t>
      </w:r>
      <w:r w:rsidRPr="001309A5">
        <w:rPr>
          <w:rFonts w:ascii="Georgia" w:hAnsi="Georgia"/>
          <w:sz w:val="24"/>
          <w:szCs w:val="24"/>
        </w:rPr>
        <w:t>Deifontes</w:t>
      </w:r>
      <w:commentRangeEnd w:id="6"/>
      <w:r>
        <w:rPr>
          <w:rStyle w:val="CommentReference"/>
          <w:rFonts w:ascii="Georgia" w:hAnsi="Georgia"/>
          <w:sz w:val="24"/>
          <w:szCs w:val="24"/>
        </w:rPr>
        <w:commentReference w:id="6"/>
      </w:r>
      <w:commentRangeEnd w:id="7"/>
      <w:r w:rsidR="001E49F4">
        <w:rPr>
          <w:rStyle w:val="CommentReference"/>
          <w:rFonts w:ascii="Georgia" w:hAnsi="Georgia"/>
          <w:sz w:val="24"/>
          <w:szCs w:val="24"/>
        </w:rPr>
        <w:commentReference w:id="7"/>
      </w:r>
      <w:r>
        <w:rPr>
          <w:rFonts w:ascii="Georgia" w:hAnsi="Georgia"/>
          <w:sz w:val="24"/>
          <w:szCs w:val="24"/>
        </w:rPr>
        <w:t xml:space="preserve"> and </w:t>
      </w:r>
      <w:r w:rsidRPr="003758B4">
        <w:rPr>
          <w:rFonts w:ascii="Georgia" w:hAnsi="Georgia"/>
          <w:b/>
          <w:bCs/>
          <w:sz w:val="24"/>
          <w:szCs w:val="24"/>
        </w:rPr>
        <w:t>Cogollos Vega</w:t>
      </w:r>
      <w:r>
        <w:rPr>
          <w:rFonts w:ascii="Georgia" w:hAnsi="Georgia"/>
          <w:b/>
          <w:bCs/>
          <w:sz w:val="24"/>
          <w:szCs w:val="24"/>
        </w:rPr>
        <w:t xml:space="preserve">, </w:t>
      </w:r>
      <w:r w:rsidRPr="00DD29E4">
        <w:rPr>
          <w:rFonts w:ascii="Georgia" w:hAnsi="Georgia"/>
          <w:b/>
          <w:bCs/>
          <w:sz w:val="24"/>
          <w:szCs w:val="24"/>
        </w:rPr>
        <w:t>see Fig. 3</w:t>
      </w:r>
      <w:r w:rsidRPr="001309A5">
        <w:rPr>
          <w:rFonts w:ascii="Georgia" w:hAnsi="Georgia"/>
          <w:sz w:val="24"/>
          <w:szCs w:val="24"/>
        </w:rPr>
        <w:t>)</w:t>
      </w:r>
      <w:r w:rsidRPr="006B42B2">
        <w:rPr>
          <w:rFonts w:ascii="Georgia" w:hAnsi="Georgia" w:cs="Times New Roman"/>
          <w:kern w:val="0"/>
          <w:sz w:val="24"/>
          <w:szCs w:val="24"/>
          <w:lang w:val="en-US"/>
        </w:rPr>
        <w:t>. This population has remained fairly stable during the last 40 years</w:t>
      </w:r>
      <w:r>
        <w:rPr>
          <w:rFonts w:ascii="Georgia" w:hAnsi="Georgia" w:cs="Times New Roman"/>
          <w:kern w:val="0"/>
          <w:sz w:val="24"/>
          <w:szCs w:val="24"/>
          <w:lang w:val="en-US"/>
        </w:rPr>
        <w:t xml:space="preserve"> (from </w:t>
      </w:r>
      <w:r w:rsidRPr="00AD14B4">
        <w:rPr>
          <w:rFonts w:ascii="Georgia" w:hAnsi="Georgia" w:cs="Times New Roman"/>
          <w:kern w:val="0"/>
          <w:sz w:val="24"/>
          <w:szCs w:val="24"/>
          <w:lang w:val="en-US"/>
        </w:rPr>
        <w:t>~</w:t>
      </w:r>
      <w:r>
        <w:rPr>
          <w:rFonts w:ascii="Georgia" w:hAnsi="Georgia" w:cs="Times New Roman"/>
          <w:kern w:val="0"/>
          <w:sz w:val="24"/>
          <w:szCs w:val="24"/>
          <w:lang w:val="en-US"/>
        </w:rPr>
        <w:t>17000 in 1980 to ~15400 nowadays)</w:t>
      </w:r>
      <w:r w:rsidRPr="006B42B2">
        <w:rPr>
          <w:rFonts w:ascii="Georgia" w:hAnsi="Georgia" w:cs="Times New Roman"/>
          <w:kern w:val="0"/>
          <w:sz w:val="24"/>
          <w:szCs w:val="24"/>
          <w:lang w:val="en-US"/>
        </w:rPr>
        <w:t>.</w:t>
      </w:r>
      <w:r>
        <w:rPr>
          <w:rFonts w:ascii="Georgia" w:hAnsi="Georgia" w:cs="Times New Roman"/>
          <w:kern w:val="0"/>
          <w:sz w:val="24"/>
          <w:szCs w:val="24"/>
          <w:lang w:val="en-US"/>
        </w:rPr>
        <w:t xml:space="preserve"> </w:t>
      </w:r>
      <w:r w:rsidRPr="001309A5">
        <w:rPr>
          <w:rFonts w:ascii="Georgia" w:hAnsi="Georgia"/>
          <w:sz w:val="24"/>
          <w:szCs w:val="24"/>
        </w:rPr>
        <w:t>Urban wastewater has historically been discharged untreated or with minimal treatment</w:t>
      </w:r>
      <w:r>
        <w:rPr>
          <w:rFonts w:ascii="Georgia" w:hAnsi="Georgia"/>
          <w:sz w:val="24"/>
          <w:szCs w:val="24"/>
        </w:rPr>
        <w:t xml:space="preserve">, and only recently </w:t>
      </w:r>
      <w:r w:rsidRPr="001309A5">
        <w:rPr>
          <w:rFonts w:ascii="Georgia" w:hAnsi="Georgia"/>
          <w:sz w:val="24"/>
          <w:szCs w:val="24"/>
        </w:rPr>
        <w:t xml:space="preserve">wastewater treatment facilities are being constructed or upgraded. </w:t>
      </w:r>
      <w:r w:rsidRPr="00842928">
        <w:rPr>
          <w:rFonts w:ascii="Georgia" w:hAnsi="Georgia" w:cs="Times New Roman"/>
          <w:kern w:val="0"/>
          <w:sz w:val="24"/>
          <w:szCs w:val="24"/>
          <w:lang w:val="en-US"/>
        </w:rPr>
        <w:t>Loads from industrial facilities (largely linked to olive oil extraction) have changed with time, being minimal in the last few years.</w:t>
      </w:r>
    </w:p>
    <w:p w14:paraId="730D8788" w14:textId="77777777" w:rsidR="00BA3A53" w:rsidRPr="00327F14" w:rsidRDefault="00BA3A53" w:rsidP="00BA3A53">
      <w:pPr>
        <w:spacing w:after="160" w:line="240" w:lineRule="auto"/>
        <w:rPr>
          <w:noProof/>
        </w:rPr>
      </w:pPr>
      <w:r>
        <w:rPr>
          <w:noProof/>
        </w:rPr>
        <w:lastRenderedPageBreak/>
        <w:drawing>
          <wp:inline distT="0" distB="0" distL="0" distR="0" wp14:anchorId="01C5D095" wp14:editId="1CDF9463">
            <wp:extent cx="5760720" cy="5988685"/>
            <wp:effectExtent l="0" t="0" r="0" b="0"/>
            <wp:docPr id="17956766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5988685"/>
                    </a:xfrm>
                    <a:prstGeom prst="rect">
                      <a:avLst/>
                    </a:prstGeom>
                    <a:noFill/>
                    <a:ln>
                      <a:noFill/>
                    </a:ln>
                  </pic:spPr>
                </pic:pic>
              </a:graphicData>
            </a:graphic>
          </wp:inline>
        </w:drawing>
      </w:r>
      <w:r>
        <w:rPr>
          <w:noProof/>
        </w:rPr>
        <w:t xml:space="preserve"> </w:t>
      </w:r>
    </w:p>
    <w:p w14:paraId="69155408" w14:textId="77777777" w:rsidR="00BA3A53" w:rsidRDefault="00BA3A53" w:rsidP="00BA3A53">
      <w:pPr>
        <w:spacing w:after="160" w:line="240" w:lineRule="auto"/>
        <w:rPr>
          <w:rFonts w:ascii="Georgia" w:hAnsi="Georgia" w:cs="Times New Roman"/>
          <w:kern w:val="0"/>
          <w:sz w:val="24"/>
          <w:szCs w:val="24"/>
          <w:lang w:val="en-US"/>
        </w:rPr>
      </w:pPr>
      <w:r w:rsidRPr="00663913">
        <w:rPr>
          <w:rFonts w:ascii="Georgia" w:hAnsi="Georgia" w:cs="Times New Roman"/>
          <w:kern w:val="0"/>
          <w:sz w:val="24"/>
          <w:szCs w:val="24"/>
          <w:lang w:val="en-US"/>
        </w:rPr>
        <w:t xml:space="preserve">Figure </w:t>
      </w:r>
      <w:r>
        <w:rPr>
          <w:rFonts w:ascii="Georgia" w:hAnsi="Georgia" w:cs="Times New Roman"/>
          <w:kern w:val="0"/>
          <w:sz w:val="24"/>
          <w:szCs w:val="24"/>
          <w:lang w:val="en-US"/>
        </w:rPr>
        <w:t xml:space="preserve">3: Population density within Cubillas in 2021. </w:t>
      </w:r>
      <w:r w:rsidRPr="008214F2">
        <w:rPr>
          <w:rFonts w:ascii="Georgia" w:hAnsi="Georgia" w:cs="Times New Roman"/>
          <w:kern w:val="0"/>
          <w:sz w:val="24"/>
          <w:szCs w:val="24"/>
          <w:lang w:val="en-US"/>
        </w:rPr>
        <w:t xml:space="preserve">Grid of 100x100m pixels </w:t>
      </w:r>
      <w:r w:rsidRPr="00AD14B4">
        <w:rPr>
          <w:rFonts w:ascii="Georgia" w:hAnsi="Georgia" w:cs="Times New Roman"/>
          <w:kern w:val="0"/>
          <w:sz w:val="24"/>
          <w:szCs w:val="24"/>
          <w:lang w:val="en-US"/>
        </w:rPr>
        <w:t>according to</w:t>
      </w:r>
      <w:r w:rsidRPr="008214F2">
        <w:rPr>
          <w:rFonts w:ascii="Georgia" w:hAnsi="Georgia" w:cs="Times New Roman"/>
          <w:kern w:val="0"/>
          <w:sz w:val="24"/>
          <w:szCs w:val="24"/>
          <w:lang w:val="en-US"/>
        </w:rPr>
        <w:t xml:space="preserve"> </w:t>
      </w:r>
      <w:r>
        <w:rPr>
          <w:rFonts w:ascii="Georgia" w:hAnsi="Georgia" w:cs="Times New Roman"/>
          <w:kern w:val="0"/>
          <w:sz w:val="24"/>
          <w:szCs w:val="24"/>
          <w:lang w:val="en-US"/>
        </w:rPr>
        <w:fldChar w:fldCharType="begin"/>
      </w:r>
      <w:r w:rsidRPr="008214F2">
        <w:rPr>
          <w:rFonts w:ascii="Georgia" w:hAnsi="Georgia" w:cs="Times New Roman"/>
          <w:kern w:val="0"/>
          <w:sz w:val="24"/>
          <w:szCs w:val="24"/>
          <w:lang w:val="en-US"/>
        </w:rPr>
        <w:instrText xml:space="preserve"> ADDIN ZOTERO_ITEM CSL_CITATION {"citationID":"Y8ieLHch","properties":{"formattedCitation":"(Goerlich, 2025)","plainCitation":"(Goerlich, 2025)","noteIndex":0},"citationItems":[{"id":5112,"uris":["http://zotero.org/groups/5967639/items/MIUEEJ4M"],"itemData":{"id":5112,"type":"article-journal","abstract":"Historical population grids are scarce or rather non-existent. This work represents a first effort in this direction. Using historical cadastral data and homogeneous population data at municipal level, we generate, for the whole of Spain, population grids with 100</w:instrText>
      </w:r>
      <w:r w:rsidRPr="008214F2">
        <w:rPr>
          <w:rFonts w:ascii="Times New Roman" w:hAnsi="Times New Roman" w:cs="Times New Roman"/>
          <w:kern w:val="0"/>
          <w:sz w:val="24"/>
          <w:szCs w:val="24"/>
          <w:lang w:val="en-US"/>
        </w:rPr>
        <w:instrText> </w:instrText>
      </w:r>
      <w:r w:rsidRPr="008214F2">
        <w:rPr>
          <w:rFonts w:ascii="Georgia" w:hAnsi="Georgia" w:cs="Times New Roman"/>
          <w:kern w:val="0"/>
          <w:sz w:val="24"/>
          <w:szCs w:val="24"/>
          <w:lang w:val="en-US"/>
        </w:rPr>
        <w:instrText>m</w:instrText>
      </w:r>
      <w:r w:rsidRPr="008214F2">
        <w:rPr>
          <w:rFonts w:ascii="Times New Roman" w:hAnsi="Times New Roman" w:cs="Times New Roman"/>
          <w:kern w:val="0"/>
          <w:sz w:val="24"/>
          <w:szCs w:val="24"/>
          <w:lang w:val="en-US"/>
        </w:rPr>
        <w:instrText> </w:instrText>
      </w:r>
      <w:r w:rsidRPr="008214F2">
        <w:rPr>
          <w:rFonts w:ascii="Georgia" w:hAnsi="Georgia" w:cs="Georgia"/>
          <w:kern w:val="0"/>
          <w:sz w:val="24"/>
          <w:szCs w:val="24"/>
          <w:lang w:val="en-US"/>
        </w:rPr>
        <w:instrText>×</w:instrText>
      </w:r>
      <w:r w:rsidRPr="008214F2">
        <w:rPr>
          <w:rFonts w:ascii="Times New Roman" w:hAnsi="Times New Roman" w:cs="Times New Roman"/>
          <w:kern w:val="0"/>
          <w:sz w:val="24"/>
          <w:szCs w:val="24"/>
          <w:lang w:val="en-US"/>
        </w:rPr>
        <w:instrText> </w:instrText>
      </w:r>
      <w:r w:rsidRPr="008214F2">
        <w:rPr>
          <w:rFonts w:ascii="Georgia" w:hAnsi="Georgia" w:cs="Times New Roman"/>
          <w:kern w:val="0"/>
          <w:sz w:val="24"/>
          <w:szCs w:val="24"/>
          <w:lang w:val="en-US"/>
        </w:rPr>
        <w:instrText>100</w:instrText>
      </w:r>
      <w:r w:rsidRPr="008214F2">
        <w:rPr>
          <w:rFonts w:ascii="Times New Roman" w:hAnsi="Times New Roman" w:cs="Times New Roman"/>
          <w:kern w:val="0"/>
          <w:sz w:val="24"/>
          <w:szCs w:val="24"/>
          <w:lang w:val="en-US"/>
        </w:rPr>
        <w:instrText> </w:instrText>
      </w:r>
      <w:r w:rsidRPr="008214F2">
        <w:rPr>
          <w:rFonts w:ascii="Georgia" w:hAnsi="Georgia" w:cs="Times New Roman"/>
          <w:kern w:val="0"/>
          <w:sz w:val="24"/>
          <w:szCs w:val="24"/>
          <w:lang w:val="en-US"/>
        </w:rPr>
        <w:instrText>m and 1</w:instrText>
      </w:r>
      <w:r w:rsidRPr="008214F2">
        <w:rPr>
          <w:rFonts w:ascii="Times New Roman" w:hAnsi="Times New Roman" w:cs="Times New Roman"/>
          <w:kern w:val="0"/>
          <w:sz w:val="24"/>
          <w:szCs w:val="24"/>
          <w:lang w:val="en-US"/>
        </w:rPr>
        <w:instrText> </w:instrText>
      </w:r>
      <w:r w:rsidRPr="008214F2">
        <w:rPr>
          <w:rFonts w:ascii="Georgia" w:hAnsi="Georgia" w:cs="Times New Roman"/>
          <w:kern w:val="0"/>
          <w:sz w:val="24"/>
          <w:szCs w:val="24"/>
          <w:lang w:val="en-US"/>
        </w:rPr>
        <w:instrText>km</w:instrText>
      </w:r>
      <w:r w:rsidRPr="008214F2">
        <w:rPr>
          <w:rFonts w:ascii="Times New Roman" w:hAnsi="Times New Roman" w:cs="Times New Roman"/>
          <w:kern w:val="0"/>
          <w:sz w:val="24"/>
          <w:szCs w:val="24"/>
          <w:lang w:val="en-US"/>
        </w:rPr>
        <w:instrText> </w:instrText>
      </w:r>
      <w:r w:rsidRPr="008214F2">
        <w:rPr>
          <w:rFonts w:ascii="Georgia" w:hAnsi="Georgia" w:cs="Georgia"/>
          <w:kern w:val="0"/>
          <w:sz w:val="24"/>
          <w:szCs w:val="24"/>
          <w:lang w:val="en-US"/>
        </w:rPr>
        <w:instrText>×</w:instrText>
      </w:r>
      <w:r w:rsidRPr="008214F2">
        <w:rPr>
          <w:rFonts w:ascii="Times New Roman" w:hAnsi="Times New Roman" w:cs="Times New Roman"/>
          <w:kern w:val="0"/>
          <w:sz w:val="24"/>
          <w:szCs w:val="24"/>
          <w:lang w:val="en-US"/>
        </w:rPr>
        <w:instrText> </w:instrText>
      </w:r>
      <w:r w:rsidRPr="008214F2">
        <w:rPr>
          <w:rFonts w:ascii="Georgia" w:hAnsi="Georgia" w:cs="Times New Roman"/>
          <w:kern w:val="0"/>
          <w:sz w:val="24"/>
          <w:szCs w:val="24"/>
          <w:lang w:val="en-US"/>
        </w:rPr>
        <w:instrText>1</w:instrText>
      </w:r>
      <w:r w:rsidRPr="008214F2">
        <w:rPr>
          <w:rFonts w:ascii="Times New Roman" w:hAnsi="Times New Roman" w:cs="Times New Roman"/>
          <w:kern w:val="0"/>
          <w:sz w:val="24"/>
          <w:szCs w:val="24"/>
          <w:lang w:val="en-US"/>
        </w:rPr>
        <w:instrText> </w:instrText>
      </w:r>
      <w:r w:rsidRPr="008214F2">
        <w:rPr>
          <w:rFonts w:ascii="Georgia" w:hAnsi="Georgia" w:cs="Times New Roman"/>
          <w:kern w:val="0"/>
          <w:sz w:val="24"/>
          <w:szCs w:val="24"/>
          <w:lang w:val="en-US"/>
        </w:rPr>
        <w:instrText xml:space="preserve">km resolutions and all census years from 1900 to 2021. These grids are top-down. The methods used are like those employed in the generation of population grids for the entire globe in the last decades by combining satellite imagery with demographic information from censuses. Given the richness of cadastral information, and the possibility of going much further back in time than satellite information, we can generate much older population grids. Although far from perfect, these grids provide a better approximation to the spatial distribution of the population in those years than the simple consideration of the municipal population or the count in the settlements derived from the gazetteers associated with the censuses. The possibility of taking our estimates up to 2021, where we have a bottom-up population grid from the Spanish National Statistical Institute (INE) derived from the 2021 census allows us to validate our methods, albeit only for the most recent dates.","container-title":"Scientific Data","DOI":"10.1038/s41597-025-04533-8","ISSN":"2052-4463","issue":"1","journalAbbreviation":"Sci Data","language":"en","license":"2025 The Author(s)","page":"280","publisher":"Nature Publishing Group","source":"www.nature.com","title":"HIPGDAC-ES: historical population grid data compilation for Spain (1900–2021)","title-short":"HIPGDAC-ES","volume":"12","author":[{"family":"Goerlich","given":"Francisco J."}],"issued":{"date-parts":[["2025",2,16]]}}}],"schema":"https://github.com/citation-style-language/schema/raw/master/csl-citation.json"} </w:instrText>
      </w:r>
      <w:r>
        <w:rPr>
          <w:rFonts w:ascii="Georgia" w:hAnsi="Georgia" w:cs="Times New Roman"/>
          <w:kern w:val="0"/>
          <w:sz w:val="24"/>
          <w:szCs w:val="24"/>
          <w:lang w:val="en-US"/>
        </w:rPr>
        <w:fldChar w:fldCharType="separate"/>
      </w:r>
      <w:r w:rsidRPr="00AD14B4">
        <w:rPr>
          <w:rFonts w:ascii="Georgia" w:hAnsi="Georgia"/>
          <w:sz w:val="24"/>
          <w:lang w:val="en-US"/>
        </w:rPr>
        <w:t>(Goerlich, 2025)</w:t>
      </w:r>
      <w:r>
        <w:rPr>
          <w:rFonts w:ascii="Georgia" w:hAnsi="Georgia" w:cs="Times New Roman"/>
          <w:kern w:val="0"/>
          <w:sz w:val="24"/>
          <w:szCs w:val="24"/>
          <w:lang w:val="en-US"/>
        </w:rPr>
        <w:fldChar w:fldCharType="end"/>
      </w:r>
      <w:r>
        <w:rPr>
          <w:rFonts w:ascii="Georgia" w:hAnsi="Georgia" w:cs="Times New Roman"/>
          <w:kern w:val="0"/>
          <w:sz w:val="24"/>
          <w:szCs w:val="24"/>
          <w:lang w:val="en-US"/>
        </w:rPr>
        <w:t>. Sum of all pixels: 15446</w:t>
      </w:r>
    </w:p>
    <w:p w14:paraId="724598D6" w14:textId="77777777" w:rsidR="00BA3A53" w:rsidRPr="00BA3A53" w:rsidRDefault="00BA3A53" w:rsidP="00BA3A53">
      <w:pPr>
        <w:spacing w:after="160" w:line="240" w:lineRule="auto"/>
        <w:rPr>
          <w:rFonts w:ascii="Georgia" w:hAnsi="Georgia"/>
          <w:sz w:val="24"/>
          <w:szCs w:val="24"/>
          <w:lang w:val="en-US"/>
        </w:rPr>
      </w:pPr>
    </w:p>
    <w:bookmarkEnd w:id="1"/>
    <w:p w14:paraId="73053317" w14:textId="77777777" w:rsidR="00BA3A53" w:rsidRPr="00842928" w:rsidRDefault="00BA3A53" w:rsidP="00BA3A53">
      <w:pPr>
        <w:pStyle w:val="Heading2"/>
        <w:spacing w:line="240" w:lineRule="auto"/>
        <w:rPr>
          <w:rFonts w:ascii="Georgia" w:hAnsi="Georgia"/>
          <w:b/>
          <w:sz w:val="24"/>
          <w:szCs w:val="24"/>
        </w:rPr>
      </w:pPr>
      <w:r w:rsidRPr="00842928">
        <w:rPr>
          <w:rFonts w:ascii="Georgia" w:hAnsi="Georgia"/>
          <w:b/>
          <w:sz w:val="24"/>
          <w:szCs w:val="24"/>
        </w:rPr>
        <w:t>Watershed model: the Soil Water Asessment Tool (SWAT)</w:t>
      </w:r>
    </w:p>
    <w:p w14:paraId="2985E22F" w14:textId="77777777" w:rsidR="00BA3A53" w:rsidRDefault="00BA3A53" w:rsidP="00BA3A53">
      <w:pPr>
        <w:spacing w:after="0" w:line="240" w:lineRule="auto"/>
        <w:rPr>
          <w:rFonts w:ascii="Georgia" w:hAnsi="Georgia"/>
          <w:sz w:val="24"/>
          <w:szCs w:val="24"/>
        </w:rPr>
      </w:pPr>
      <w:r w:rsidRPr="00A16122" w:rsidDel="00CF0FDB">
        <w:rPr>
          <w:rStyle w:val="Emphasis"/>
          <w:rFonts w:ascii="Georgia" w:eastAsia="MS Gothic" w:hAnsi="Georgia"/>
          <w:sz w:val="24"/>
          <w:szCs w:val="24"/>
        </w:rPr>
        <w:t xml:space="preserve"> </w:t>
      </w:r>
      <w:r>
        <w:rPr>
          <w:rFonts w:ascii="Georgia" w:hAnsi="Georgia"/>
          <w:sz w:val="24"/>
          <w:szCs w:val="24"/>
        </w:rPr>
        <w:tab/>
      </w:r>
      <w:r w:rsidRPr="00A16122">
        <w:rPr>
          <w:rFonts w:ascii="Georgia" w:hAnsi="Georgia"/>
          <w:sz w:val="24"/>
          <w:szCs w:val="24"/>
        </w:rPr>
        <w:t xml:space="preserve">The Soil and Water Assessment Tool </w:t>
      </w:r>
      <w:r w:rsidRPr="00A16122">
        <w:rPr>
          <w:rFonts w:ascii="Georgia" w:hAnsi="Georgia"/>
          <w:b/>
          <w:bCs/>
          <w:sz w:val="24"/>
          <w:szCs w:val="24"/>
        </w:rPr>
        <w:t>SWAT</w:t>
      </w:r>
      <w:r w:rsidRPr="00A16122">
        <w:rPr>
          <w:rFonts w:ascii="Georgia" w:hAnsi="Georgia"/>
          <w:sz w:val="24"/>
          <w:szCs w:val="24"/>
        </w:rPr>
        <w:t xml:space="preserve"> </w:t>
      </w:r>
      <w:r w:rsidRPr="00A16122">
        <w:rPr>
          <w:rFonts w:ascii="Georgia" w:hAnsi="Georgia"/>
          <w:sz w:val="24"/>
          <w:szCs w:val="24"/>
        </w:rPr>
        <w:fldChar w:fldCharType="begin"/>
      </w:r>
      <w:r>
        <w:rPr>
          <w:rFonts w:ascii="Georgia" w:hAnsi="Georgia"/>
          <w:sz w:val="24"/>
          <w:szCs w:val="24"/>
        </w:rPr>
        <w:instrText xml:space="preserve"> ADDIN ZOTERO_ITEM CSL_CITATION {"citationID":"rK8q6EiM","properties":{"formattedCitation":"(Arnold et al., 2012)","plainCitation":"(Arnold et al., 2012)","noteIndex":0},"citationItems":[{"id":5559,"uris":["http://zotero.org/groups/5967639/items/UY7YN6GC"],"itemData":{"id":5559,"type":"article-journal","language":"en","source":"Zotero","title":"SWAT i/o documentation 2012 - Soil &amp; Water Assessment Tool","title-short":"SWAT i/o documentation","author":[{"family":"Arnold","given":"J G"},{"family":"Kiniry","given":"J R"},{"family":"Srinivasan","given":"R"},{"family":"Williams","given":"J R"},{"family":"Haney","given":"E B"},{"family":"Neitsch","given":"S L"}],"issued":{"date-parts":[["2012"]]}}}],"schema":"https://github.com/citation-style-language/schema/raw/master/csl-citation.json"} </w:instrText>
      </w:r>
      <w:r w:rsidRPr="00A16122">
        <w:rPr>
          <w:rFonts w:ascii="Georgia" w:hAnsi="Georgia"/>
          <w:sz w:val="24"/>
          <w:szCs w:val="24"/>
        </w:rPr>
        <w:fldChar w:fldCharType="separate"/>
      </w:r>
      <w:r w:rsidRPr="00A16122">
        <w:rPr>
          <w:rFonts w:ascii="Georgia" w:hAnsi="Georgia" w:cs="Calibri"/>
          <w:sz w:val="24"/>
          <w:szCs w:val="24"/>
        </w:rPr>
        <w:t>(Arnold et al., 2012)</w:t>
      </w:r>
      <w:r w:rsidRPr="00A16122">
        <w:rPr>
          <w:rFonts w:ascii="Georgia" w:hAnsi="Georgia"/>
          <w:sz w:val="24"/>
          <w:szCs w:val="24"/>
        </w:rPr>
        <w:fldChar w:fldCharType="end"/>
      </w:r>
      <w:r>
        <w:rPr>
          <w:rFonts w:ascii="Georgia" w:hAnsi="Georgia"/>
          <w:sz w:val="24"/>
          <w:szCs w:val="24"/>
        </w:rPr>
        <w:t xml:space="preserve"> </w:t>
      </w:r>
      <w:r w:rsidRPr="00A16122">
        <w:rPr>
          <w:rFonts w:ascii="Georgia" w:hAnsi="Georgia"/>
          <w:sz w:val="24"/>
          <w:szCs w:val="24"/>
        </w:rPr>
        <w:t>is a</w:t>
      </w:r>
      <w:r>
        <w:rPr>
          <w:rFonts w:ascii="Georgia" w:hAnsi="Georgia"/>
          <w:sz w:val="24"/>
          <w:szCs w:val="24"/>
        </w:rPr>
        <w:t xml:space="preserve"> </w:t>
      </w:r>
      <w:r w:rsidRPr="00A16122">
        <w:rPr>
          <w:rStyle w:val="Emphasis"/>
          <w:rFonts w:ascii="Georgia" w:eastAsia="MS Gothic" w:hAnsi="Georgia"/>
          <w:sz w:val="24"/>
          <w:szCs w:val="24"/>
        </w:rPr>
        <w:t xml:space="preserve">a </w:t>
      </w:r>
      <w:r>
        <w:rPr>
          <w:rStyle w:val="Emphasis"/>
          <w:rFonts w:ascii="Georgia" w:eastAsia="MS Gothic" w:hAnsi="Georgia"/>
          <w:sz w:val="24"/>
          <w:szCs w:val="24"/>
        </w:rPr>
        <w:t>process-based “</w:t>
      </w:r>
      <w:r w:rsidRPr="00A16122">
        <w:rPr>
          <w:rStyle w:val="Emphasis"/>
          <w:rFonts w:ascii="Georgia" w:eastAsia="MS Gothic" w:hAnsi="Georgia"/>
          <w:sz w:val="24"/>
          <w:szCs w:val="24"/>
        </w:rPr>
        <w:t>watershed-scale, continuous-time, and semidistributed hydrological model that incorporates meteorological elements, soil characteristics, land cover/use, and management practices to predict mainly stream flow, sediments, nutrient loading, and pesticide transport</w:t>
      </w:r>
      <w:r>
        <w:rPr>
          <w:rStyle w:val="Emphasis"/>
          <w:rFonts w:ascii="Georgia" w:eastAsia="MS Gothic" w:hAnsi="Georgia"/>
          <w:sz w:val="24"/>
          <w:szCs w:val="24"/>
        </w:rPr>
        <w:t xml:space="preserve">” </w:t>
      </w:r>
      <w:r w:rsidRPr="00A16122">
        <w:rPr>
          <w:rFonts w:ascii="Georgia" w:hAnsi="Georgia"/>
          <w:sz w:val="24"/>
          <w:szCs w:val="24"/>
        </w:rPr>
        <w:fldChar w:fldCharType="begin"/>
      </w:r>
      <w:r w:rsidRPr="00A16122">
        <w:rPr>
          <w:rFonts w:ascii="Georgia" w:hAnsi="Georgia"/>
          <w:sz w:val="24"/>
          <w:szCs w:val="24"/>
        </w:rPr>
        <w:instrText xml:space="preserve"> ADDIN ZOTERO_ITEM CSL_CITATION {"citationID":"R3AWy2za","properties":{"formattedCitation":"(Tilahun Ashine, 2022)","plainCitation":"(Tilahun Ashine, 2022)","noteIndex":0},"citationItems":[{"id":5651,"uris":["http://zotero.org/groups/5967639/items/KBYNQCKP"],"itemData":{"id":5651,"type":"article-journal","abstract":"Hydrological models are becoming more and more important instruments for hydrological base infrastructure planning, design, and management. However, there is uncertainty on using because of the varying nature. The key to establishing the uncertainty of a quantitative model is to analyze the sensitivity test of a hydrological model. The determination of the most sensitive parameters was the key and first step for model calibration and validation at the watershed scale. It is the process of identifying the model parameters that exert the greatest influence on model calibration or on model predictions. The SWAT is a watershed scale, continuous-time, semi-distributed hydrological model that predicts stream flow, sediments, nutrient loading, and pesticide transport by incorporating meteorological data, soil properties, land cover/use, and management methods. The model requires calibration and validation. Before the calibration and validation works are started the sensitive parameters of the model has to be determined. The most sensitive SWAT hydrological model parameters are base flow alpha factor (ALPHA_BF), soil evaporation compensation factor (ESCO), available water capacity (SOL_AWC), groundwater delay (GW_DELAY), saturated hydraulic conductivity (SOL_K), initial curve number (II) value (CN2), shallow aquifer flow threshold (GWQMN), effective hydraulic conductivity in main channel alluvium (CH_K2), manning′s n value for the main channel (CH_N2) and surface runoff lag time (SURLAG). The sensitivity depends not only on the physiographic and meteorological characteristics of the study area, but also on the sensitivity analysis methodologies applied.","container-title":"Advances in Oceanography &amp; Marine Biology","DOI":"10.33552/AOMB.2022.03.000558","ISSN":"26878089","issue":"2","journalAbbreviation":"AOMB","language":"en","source":"DOI.org (Crossref)","title":"Most Sensitive Parameters of Soil and Water Assessment Tool (SWAT) Hydrological Model: A Review","title-short":"Most Sensitive Parameters of Soil and Water Assessment Tool (SWAT) Hydrological Model","URL":"https://irispublishers.com/aomb/fulltext/most-sensitive-parameters-of-soil-and-water-assessment-tool-swat-hydrological.ID.000558.php","volume":"3","author":[{"family":"Tilahun Ashine","given":"Etefa"}],"accessed":{"date-parts":[["2025",9,10]]},"issued":{"date-parts":[["2022",8,22]]}}}],"schema":"https://github.com/citation-style-language/schema/raw/master/csl-citation.json"} </w:instrText>
      </w:r>
      <w:r w:rsidRPr="00A16122">
        <w:rPr>
          <w:rFonts w:ascii="Georgia" w:hAnsi="Georgia"/>
          <w:sz w:val="24"/>
          <w:szCs w:val="24"/>
        </w:rPr>
        <w:fldChar w:fldCharType="separate"/>
      </w:r>
      <w:r w:rsidRPr="00A16122">
        <w:rPr>
          <w:rFonts w:ascii="Georgia" w:hAnsi="Georgia" w:cs="Calibri"/>
          <w:sz w:val="24"/>
          <w:szCs w:val="24"/>
        </w:rPr>
        <w:t>(Tilahun Ashine, 2022)</w:t>
      </w:r>
      <w:r w:rsidRPr="00A16122">
        <w:rPr>
          <w:rFonts w:ascii="Georgia" w:hAnsi="Georgia"/>
          <w:sz w:val="24"/>
          <w:szCs w:val="24"/>
        </w:rPr>
        <w:fldChar w:fldCharType="end"/>
      </w:r>
      <w:r>
        <w:rPr>
          <w:rFonts w:ascii="Georgia" w:hAnsi="Georgia"/>
          <w:sz w:val="24"/>
          <w:szCs w:val="24"/>
        </w:rPr>
        <w:t>. The model</w:t>
      </w:r>
      <w:r w:rsidRPr="00A16122">
        <w:rPr>
          <w:rFonts w:ascii="Georgia" w:hAnsi="Georgia"/>
          <w:sz w:val="24"/>
          <w:szCs w:val="24"/>
        </w:rPr>
        <w:t xml:space="preserve"> </w:t>
      </w:r>
      <w:r>
        <w:rPr>
          <w:rFonts w:ascii="Georgia" w:hAnsi="Georgia"/>
          <w:sz w:val="24"/>
          <w:szCs w:val="24"/>
        </w:rPr>
        <w:t xml:space="preserve">represents a watershed (or river basin) as a set of subbasins, each one consisting of a set of </w:t>
      </w:r>
      <w:r w:rsidRPr="00A16122">
        <w:rPr>
          <w:rStyle w:val="Strong"/>
          <w:rFonts w:ascii="Georgia" w:eastAsia="MS Gothic" w:hAnsi="Georgia"/>
          <w:b w:val="0"/>
          <w:bCs w:val="0"/>
          <w:sz w:val="24"/>
          <w:szCs w:val="24"/>
        </w:rPr>
        <w:t>hydrologic response units</w:t>
      </w:r>
      <w:r w:rsidRPr="00A16122">
        <w:rPr>
          <w:rStyle w:val="Strong"/>
          <w:rFonts w:ascii="Georgia" w:eastAsia="MS Gothic" w:hAnsi="Georgia"/>
          <w:sz w:val="24"/>
          <w:szCs w:val="24"/>
        </w:rPr>
        <w:t xml:space="preserve"> </w:t>
      </w:r>
      <w:r w:rsidRPr="00A16122">
        <w:rPr>
          <w:rStyle w:val="Strong"/>
          <w:rFonts w:ascii="Georgia" w:eastAsia="MS Gothic" w:hAnsi="Georgia"/>
          <w:b w:val="0"/>
          <w:bCs w:val="0"/>
          <w:sz w:val="24"/>
          <w:szCs w:val="24"/>
        </w:rPr>
        <w:t>(HRUs)</w:t>
      </w:r>
      <w:r>
        <w:rPr>
          <w:rFonts w:ascii="Georgia" w:hAnsi="Georgia"/>
          <w:sz w:val="24"/>
          <w:szCs w:val="24"/>
        </w:rPr>
        <w:t xml:space="preserve"> - </w:t>
      </w:r>
      <w:r w:rsidRPr="00A16122">
        <w:rPr>
          <w:rFonts w:ascii="Georgia" w:hAnsi="Georgia"/>
          <w:sz w:val="24"/>
          <w:szCs w:val="24"/>
        </w:rPr>
        <w:t>representing unique combinations of land use, soil types, and slope</w:t>
      </w:r>
      <w:r>
        <w:rPr>
          <w:rFonts w:ascii="Georgia" w:hAnsi="Georgia"/>
          <w:sz w:val="24"/>
          <w:szCs w:val="24"/>
        </w:rPr>
        <w:t xml:space="preserve"> – draining into a river reach</w:t>
      </w:r>
      <w:r w:rsidRPr="00A16122">
        <w:rPr>
          <w:rFonts w:ascii="Georgia" w:hAnsi="Georgia"/>
          <w:sz w:val="24"/>
          <w:szCs w:val="24"/>
        </w:rPr>
        <w:t>.</w:t>
      </w:r>
      <w:r>
        <w:rPr>
          <w:rFonts w:ascii="Georgia" w:hAnsi="Georgia"/>
          <w:sz w:val="24"/>
          <w:szCs w:val="24"/>
        </w:rPr>
        <w:t xml:space="preserve"> </w:t>
      </w:r>
      <w:r w:rsidRPr="00B3253A">
        <w:rPr>
          <w:rFonts w:ascii="Georgia" w:hAnsi="Georgia"/>
          <w:sz w:val="24"/>
          <w:szCs w:val="24"/>
        </w:rPr>
        <w:t>Within each HRU, processes such as surface runoff, soil water balance, nutrient cycling, sediment generation, and crop cycles are simulated. Outputs from each HRU (loa</w:t>
      </w:r>
      <w:r w:rsidRPr="00A16122">
        <w:rPr>
          <w:rFonts w:ascii="Georgia" w:hAnsi="Georgia"/>
          <w:sz w:val="24"/>
          <w:szCs w:val="24"/>
        </w:rPr>
        <w:t xml:space="preserve">ding of water, sediment and other constituents </w:t>
      </w:r>
      <w:r>
        <w:rPr>
          <w:rFonts w:ascii="Georgia" w:hAnsi="Georgia"/>
          <w:sz w:val="24"/>
          <w:szCs w:val="24"/>
        </w:rPr>
        <w:t xml:space="preserve">out </w:t>
      </w:r>
      <w:r w:rsidRPr="00A16122">
        <w:rPr>
          <w:rFonts w:ascii="Georgia" w:hAnsi="Georgia"/>
          <w:sz w:val="24"/>
          <w:szCs w:val="24"/>
        </w:rPr>
        <w:t>of land areas in the watershed</w:t>
      </w:r>
      <w:r>
        <w:rPr>
          <w:rFonts w:ascii="Georgia" w:hAnsi="Georgia"/>
          <w:sz w:val="24"/>
          <w:szCs w:val="24"/>
        </w:rPr>
        <w:t>)</w:t>
      </w:r>
      <w:r w:rsidRPr="00A16122">
        <w:rPr>
          <w:rFonts w:ascii="Georgia" w:hAnsi="Georgia"/>
          <w:sz w:val="24"/>
          <w:szCs w:val="24"/>
        </w:rPr>
        <w:t xml:space="preserve"> are aggregated to the sub-basin </w:t>
      </w:r>
      <w:r w:rsidRPr="00A16122">
        <w:rPr>
          <w:rFonts w:ascii="Georgia" w:hAnsi="Georgia"/>
          <w:sz w:val="24"/>
          <w:szCs w:val="24"/>
        </w:rPr>
        <w:lastRenderedPageBreak/>
        <w:t>scale</w:t>
      </w:r>
      <w:r>
        <w:rPr>
          <w:rFonts w:ascii="Georgia" w:hAnsi="Georgia"/>
          <w:sz w:val="24"/>
          <w:szCs w:val="24"/>
        </w:rPr>
        <w:t>, incorporated in the river network at the upstream end of the reach</w:t>
      </w:r>
      <w:r w:rsidRPr="00A16122">
        <w:rPr>
          <w:rFonts w:ascii="Georgia" w:hAnsi="Georgia"/>
          <w:sz w:val="24"/>
          <w:szCs w:val="24"/>
        </w:rPr>
        <w:t xml:space="preserve"> and then routed </w:t>
      </w:r>
      <w:r>
        <w:rPr>
          <w:rFonts w:ascii="Georgia" w:hAnsi="Georgia"/>
          <w:sz w:val="24"/>
          <w:szCs w:val="24"/>
        </w:rPr>
        <w:t>downstream</w:t>
      </w:r>
      <w:r w:rsidRPr="00A16122">
        <w:rPr>
          <w:rFonts w:ascii="Georgia" w:hAnsi="Georgia"/>
          <w:sz w:val="24"/>
          <w:szCs w:val="24"/>
        </w:rPr>
        <w:t xml:space="preserve"> </w:t>
      </w:r>
      <w:r w:rsidRPr="00A16122">
        <w:rPr>
          <w:rFonts w:ascii="Georgia" w:hAnsi="Georgia"/>
          <w:sz w:val="24"/>
          <w:szCs w:val="24"/>
        </w:rPr>
        <w:fldChar w:fldCharType="begin"/>
      </w:r>
      <w:r w:rsidRPr="00A16122">
        <w:rPr>
          <w:rFonts w:ascii="Georgia" w:hAnsi="Georgia"/>
          <w:sz w:val="24"/>
          <w:szCs w:val="24"/>
        </w:rPr>
        <w:instrText xml:space="preserve"> ADDIN ZOTERO_ITEM CSL_CITATION {"citationID":"6dw4vRKP","properties":{"formattedCitation":"(Tilahun Ashine, 2022)","plainCitation":"(Tilahun Ashine, 2022)","noteIndex":0},"citationItems":[{"id":5651,"uris":["http://zotero.org/groups/5967639/items/KBYNQCKP"],"itemData":{"id":5651,"type":"article-journal","abstract":"Hydrological models are becoming more and more important instruments for hydrological base infrastructure planning, design, and management. However, there is uncertainty on using because of the varying nature. The key to establishing the uncertainty of a quantitative model is to analyze the sensitivity test of a hydrological model. The determination of the most sensitive parameters was the key and first step for model calibration and validation at the watershed scale. It is the process of identifying the model parameters that exert the greatest influence on model calibration or on model predictions. The SWAT is a watershed scale, continuous-time, semi-distributed hydrological model that predicts stream flow, sediments, nutrient loading, and pesticide transport by incorporating meteorological data, soil properties, land cover/use, and management methods. The model requires calibration and validation. Before the calibration and validation works are started the sensitive parameters of the model has to be determined. The most sensitive SWAT hydrological model parameters are base flow alpha factor (ALPHA_BF), soil evaporation compensation factor (ESCO), available water capacity (SOL_AWC), groundwater delay (GW_DELAY), saturated hydraulic conductivity (SOL_K), initial curve number (II) value (CN2), shallow aquifer flow threshold (GWQMN), effective hydraulic conductivity in main channel alluvium (CH_K2), manning′s n value for the main channel (CH_N2) and surface runoff lag time (SURLAG). The sensitivity depends not only on the physiographic and meteorological characteristics of the study area, but also on the sensitivity analysis methodologies applied.","container-title":"Advances in Oceanography &amp; Marine Biology","DOI":"10.33552/AOMB.2022.03.000558","ISSN":"26878089","issue":"2","journalAbbreviation":"AOMB","language":"en","source":"DOI.org (Crossref)","title":"Most Sensitive Parameters of Soil and Water Assessment Tool (SWAT) Hydrological Model: A Review","title-short":"Most Sensitive Parameters of Soil and Water Assessment Tool (SWAT) Hydrological Model","URL":"https://irispublishers.com/aomb/fulltext/most-sensitive-parameters-of-soil-and-water-assessment-tool-swat-hydrological.ID.000558.php","volume":"3","author":[{"family":"Tilahun Ashine","given":"Etefa"}],"accessed":{"date-parts":[["2025",9,10]]},"issued":{"date-parts":[["2022",8,22]]}}}],"schema":"https://github.com/citation-style-language/schema/raw/master/csl-citation.json"} </w:instrText>
      </w:r>
      <w:r w:rsidRPr="00A16122">
        <w:rPr>
          <w:rFonts w:ascii="Georgia" w:hAnsi="Georgia"/>
          <w:sz w:val="24"/>
          <w:szCs w:val="24"/>
        </w:rPr>
        <w:fldChar w:fldCharType="separate"/>
      </w:r>
      <w:r w:rsidRPr="00A16122">
        <w:rPr>
          <w:rFonts w:ascii="Georgia" w:hAnsi="Georgia" w:cs="Calibri"/>
          <w:sz w:val="24"/>
          <w:szCs w:val="24"/>
        </w:rPr>
        <w:t>(Tilahun Ashine, 2022)</w:t>
      </w:r>
      <w:r w:rsidRPr="00A16122">
        <w:rPr>
          <w:rFonts w:ascii="Georgia" w:hAnsi="Georgia"/>
          <w:sz w:val="24"/>
          <w:szCs w:val="24"/>
        </w:rPr>
        <w:fldChar w:fldCharType="end"/>
      </w:r>
      <w:r w:rsidRPr="00A16122">
        <w:rPr>
          <w:rFonts w:ascii="Georgia" w:hAnsi="Georgia"/>
          <w:sz w:val="24"/>
          <w:szCs w:val="24"/>
        </w:rPr>
        <w:t>. This hierarchical structure makes it possible to simulate how local soil–land-use dynamics scale up to catchment-wide hydrology and water quality.</w:t>
      </w:r>
      <w:r>
        <w:rPr>
          <w:rFonts w:ascii="Georgia" w:hAnsi="Georgia"/>
          <w:sz w:val="24"/>
          <w:szCs w:val="24"/>
        </w:rPr>
        <w:t xml:space="preserve"> </w:t>
      </w:r>
    </w:p>
    <w:p w14:paraId="1042DD0D" w14:textId="77777777" w:rsidR="00BA3A53" w:rsidRDefault="00BA3A53" w:rsidP="00BA3A53">
      <w:pPr>
        <w:spacing w:after="0" w:line="240" w:lineRule="auto"/>
        <w:rPr>
          <w:rFonts w:ascii="Georgia" w:hAnsi="Georgia"/>
          <w:sz w:val="24"/>
          <w:szCs w:val="24"/>
        </w:rPr>
      </w:pPr>
    </w:p>
    <w:p w14:paraId="7026E322" w14:textId="77777777" w:rsidR="00BA3A53" w:rsidRDefault="00BA3A53" w:rsidP="00BA3A53">
      <w:pPr>
        <w:spacing w:after="0" w:line="240" w:lineRule="auto"/>
        <w:rPr>
          <w:rFonts w:ascii="Georgia" w:hAnsi="Georgia"/>
          <w:sz w:val="24"/>
          <w:szCs w:val="24"/>
        </w:rPr>
      </w:pPr>
    </w:p>
    <w:p w14:paraId="1EE47E06" w14:textId="77777777" w:rsidR="00BA3A53" w:rsidRPr="00A16122" w:rsidRDefault="00BA3A53" w:rsidP="00BA3A53">
      <w:pPr>
        <w:rPr>
          <w:rFonts w:ascii="Georgia" w:hAnsi="Georgia"/>
          <w:sz w:val="24"/>
          <w:szCs w:val="24"/>
        </w:rPr>
      </w:pPr>
      <w:r>
        <w:rPr>
          <w:rFonts w:ascii="Georgia" w:hAnsi="Georgia"/>
          <w:noProof/>
          <w:sz w:val="24"/>
          <w:szCs w:val="24"/>
        </w:rPr>
        <w:drawing>
          <wp:inline distT="0" distB="0" distL="0" distR="0" wp14:anchorId="484C4C8B" wp14:editId="32215247">
            <wp:extent cx="5391150" cy="3324225"/>
            <wp:effectExtent l="19050" t="19050" r="19050" b="28575"/>
            <wp:docPr id="122822737" name="Picture 3" descr="A diagram of a different type of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descr="A diagram of a different type of plant&#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l="882" t="11662" r="-882" b="3159"/>
                    <a:stretch>
                      <a:fillRect/>
                    </a:stretch>
                  </pic:blipFill>
                  <pic:spPr bwMode="auto">
                    <a:xfrm>
                      <a:off x="0" y="0"/>
                      <a:ext cx="5391150" cy="3324225"/>
                    </a:xfrm>
                    <a:prstGeom prst="rect">
                      <a:avLst/>
                    </a:prstGeom>
                    <a:noFill/>
                    <a:ln w="9525" cmpd="sng">
                      <a:solidFill>
                        <a:srgbClr val="4F81BD"/>
                      </a:solidFill>
                      <a:miter lim="800000"/>
                      <a:headEnd/>
                      <a:tailEnd/>
                    </a:ln>
                    <a:effectLst/>
                  </pic:spPr>
                </pic:pic>
              </a:graphicData>
            </a:graphic>
          </wp:inline>
        </w:drawing>
      </w:r>
    </w:p>
    <w:p w14:paraId="3EC36A98" w14:textId="77777777" w:rsidR="00BA3A53" w:rsidRPr="00A16122" w:rsidRDefault="00BA3A53" w:rsidP="00BA3A53">
      <w:pPr>
        <w:pStyle w:val="Caption"/>
        <w:rPr>
          <w:rFonts w:ascii="Georgia" w:hAnsi="Georgia"/>
          <w:sz w:val="24"/>
          <w:szCs w:val="24"/>
        </w:rPr>
      </w:pPr>
      <w:r w:rsidRPr="00AB797E">
        <w:rPr>
          <w:rFonts w:ascii="Georgia" w:hAnsi="Georgia"/>
          <w:sz w:val="24"/>
          <w:szCs w:val="24"/>
        </w:rPr>
        <w:t>Figure 4:</w:t>
      </w:r>
      <w:r w:rsidRPr="00A16122">
        <w:rPr>
          <w:rFonts w:ascii="Georgia" w:hAnsi="Georgia"/>
          <w:sz w:val="24"/>
          <w:szCs w:val="24"/>
        </w:rPr>
        <w:t xml:space="preserve"> SWAT phosphorus pools and their initialization; taken from Kalcic et al. </w:t>
      </w:r>
      <w:r w:rsidRPr="00A16122">
        <w:rPr>
          <w:rFonts w:ascii="Georgia" w:hAnsi="Georgia"/>
          <w:sz w:val="24"/>
          <w:szCs w:val="24"/>
        </w:rPr>
        <w:fldChar w:fldCharType="begin"/>
      </w:r>
      <w:r w:rsidRPr="00A16122">
        <w:rPr>
          <w:rFonts w:ascii="Georgia" w:hAnsi="Georgia"/>
          <w:sz w:val="24"/>
          <w:szCs w:val="24"/>
        </w:rPr>
        <w:instrText xml:space="preserve"> ADDIN ZOTERO_ITEM CSL_CITATION {"citationID":"QSMqxRZl","properties":{"formattedCitation":"(2018)","plainCitation":"(2018)","noteIndex":0},"citationItems":[{"id":5454,"uris":["http://zotero.org/groups/5967639/items/G7YWCR6L"],"itemData":{"id":5454,"type":"speech","title":"Modeling soil P - Case study","author":[{"family":"Kalcic","given":""},{"family":"Evenson","given":""},{"family":"Muenich","given":""}],"issued":{"date-parts":[["2018"]]}},"suppress-author":true}],"schema":"https://github.com/citation-style-language/schema/raw/master/csl-citation.json"} </w:instrText>
      </w:r>
      <w:r w:rsidRPr="00A16122">
        <w:rPr>
          <w:rFonts w:ascii="Georgia" w:hAnsi="Georgia"/>
          <w:sz w:val="24"/>
          <w:szCs w:val="24"/>
        </w:rPr>
        <w:fldChar w:fldCharType="separate"/>
      </w:r>
      <w:r w:rsidRPr="00A16122">
        <w:rPr>
          <w:rFonts w:ascii="Georgia" w:hAnsi="Georgia"/>
          <w:sz w:val="24"/>
          <w:szCs w:val="24"/>
        </w:rPr>
        <w:t>(2018)</w:t>
      </w:r>
      <w:r w:rsidRPr="00A16122">
        <w:rPr>
          <w:rFonts w:ascii="Georgia" w:hAnsi="Georgia"/>
          <w:sz w:val="24"/>
          <w:szCs w:val="24"/>
        </w:rPr>
        <w:fldChar w:fldCharType="end"/>
      </w:r>
    </w:p>
    <w:p w14:paraId="69DD2ED2" w14:textId="77777777" w:rsidR="00BA3A53" w:rsidRDefault="00BA3A53" w:rsidP="00BA3A53">
      <w:pPr>
        <w:spacing w:after="0" w:line="240" w:lineRule="auto"/>
        <w:rPr>
          <w:rFonts w:ascii="Georgia" w:hAnsi="Georgia"/>
          <w:sz w:val="24"/>
          <w:szCs w:val="24"/>
        </w:rPr>
      </w:pPr>
    </w:p>
    <w:p w14:paraId="655A13D1" w14:textId="77777777" w:rsidR="00BA3A53" w:rsidRDefault="00BA3A53" w:rsidP="00BA3A53">
      <w:pPr>
        <w:spacing w:after="0" w:line="240" w:lineRule="auto"/>
        <w:rPr>
          <w:rFonts w:ascii="Georgia" w:hAnsi="Georgia"/>
          <w:sz w:val="24"/>
          <w:szCs w:val="24"/>
        </w:rPr>
      </w:pPr>
    </w:p>
    <w:p w14:paraId="4BB7177C" w14:textId="77777777" w:rsidR="00BA3A53" w:rsidRDefault="00BA3A53" w:rsidP="00BA3A53">
      <w:pPr>
        <w:spacing w:after="0" w:line="240" w:lineRule="auto"/>
        <w:rPr>
          <w:rFonts w:ascii="Georgia" w:hAnsi="Georgia"/>
          <w:sz w:val="24"/>
          <w:szCs w:val="24"/>
        </w:rPr>
      </w:pPr>
    </w:p>
    <w:p w14:paraId="4A0CD2BA" w14:textId="77777777" w:rsidR="00BA3A53" w:rsidRDefault="00BA3A53" w:rsidP="00BA3A53">
      <w:pPr>
        <w:spacing w:after="0" w:line="240" w:lineRule="auto"/>
        <w:rPr>
          <w:rFonts w:ascii="Georgia" w:hAnsi="Georgia"/>
          <w:sz w:val="24"/>
          <w:szCs w:val="24"/>
        </w:rPr>
      </w:pPr>
    </w:p>
    <w:p w14:paraId="68FD0BE0" w14:textId="77777777" w:rsidR="00BA3A53" w:rsidRPr="00842928" w:rsidRDefault="00BA3A53" w:rsidP="00BA3A53">
      <w:pPr>
        <w:spacing w:after="0" w:line="240" w:lineRule="auto"/>
        <w:rPr>
          <w:rFonts w:ascii="Georgia" w:hAnsi="Georgia"/>
          <w:sz w:val="24"/>
          <w:szCs w:val="24"/>
        </w:rPr>
      </w:pPr>
      <w:r w:rsidRPr="00842928">
        <w:rPr>
          <w:rFonts w:ascii="Georgia" w:hAnsi="Georgia"/>
          <w:sz w:val="24"/>
          <w:szCs w:val="24"/>
          <w:lang w:val="en-US"/>
        </w:rPr>
        <w:tab/>
      </w:r>
      <w:r w:rsidRPr="00842928">
        <w:rPr>
          <w:rFonts w:ascii="Georgia" w:hAnsi="Georgia"/>
          <w:b/>
          <w:i/>
          <w:sz w:val="24"/>
          <w:szCs w:val="24"/>
          <w:lang w:val="en-US"/>
        </w:rPr>
        <w:t>Nutrient pools in SWAT biogeochemical model</w:t>
      </w:r>
      <w:r w:rsidRPr="00842928">
        <w:rPr>
          <w:rFonts w:ascii="Georgia" w:hAnsi="Georgia"/>
          <w:sz w:val="24"/>
          <w:szCs w:val="24"/>
          <w:lang w:val="en-US"/>
        </w:rPr>
        <w:t xml:space="preserve">. </w:t>
      </w:r>
      <w:r w:rsidRPr="00842928">
        <w:rPr>
          <w:rFonts w:ascii="Georgia" w:hAnsi="Georgia"/>
          <w:sz w:val="24"/>
          <w:szCs w:val="24"/>
        </w:rPr>
        <w:t>Several pools of Nitrogen (</w:t>
      </w:r>
      <w:r w:rsidRPr="00842928">
        <w:rPr>
          <w:rFonts w:ascii="Georgia" w:hAnsi="Georgia"/>
          <w:i/>
          <w:iCs/>
          <w:sz w:val="24"/>
          <w:szCs w:val="24"/>
        </w:rPr>
        <w:t>N</w:t>
      </w:r>
      <w:r w:rsidRPr="00842928">
        <w:rPr>
          <w:rFonts w:ascii="Georgia" w:hAnsi="Georgia"/>
          <w:sz w:val="24"/>
          <w:szCs w:val="24"/>
        </w:rPr>
        <w:t>) and phosphorus (</w:t>
      </w:r>
      <w:r w:rsidRPr="00842928">
        <w:rPr>
          <w:rFonts w:ascii="Georgia" w:hAnsi="Georgia"/>
          <w:i/>
          <w:iCs/>
          <w:sz w:val="24"/>
          <w:szCs w:val="24"/>
        </w:rPr>
        <w:t>P</w:t>
      </w:r>
      <w:r w:rsidRPr="00842928">
        <w:rPr>
          <w:rFonts w:ascii="Georgia" w:hAnsi="Georgia"/>
          <w:sz w:val="24"/>
          <w:szCs w:val="24"/>
        </w:rPr>
        <w:t xml:space="preserve">) are considered as state variables in the soil biogeochemical model included in </w:t>
      </w:r>
      <w:r w:rsidRPr="00AB797E">
        <w:rPr>
          <w:rFonts w:ascii="Georgia" w:hAnsi="Georgia"/>
          <w:sz w:val="24"/>
          <w:szCs w:val="24"/>
        </w:rPr>
        <w:t>SWAT (Fig. 4</w:t>
      </w:r>
      <w:r w:rsidRPr="00842928">
        <w:rPr>
          <w:rFonts w:ascii="Georgia" w:hAnsi="Georgia"/>
          <w:sz w:val="24"/>
          <w:szCs w:val="24"/>
        </w:rPr>
        <w:t xml:space="preserve">). Nitrogen (N) is represented through distinct organic and mineral pools to capture its dynamic transformations in soil. </w:t>
      </w:r>
      <w:r w:rsidRPr="00842928">
        <w:rPr>
          <w:rFonts w:ascii="Georgia" w:hAnsi="Georgia"/>
          <w:b/>
          <w:sz w:val="24"/>
          <w:szCs w:val="24"/>
        </w:rPr>
        <w:t>Organic nitrogen</w:t>
      </w:r>
      <w:r w:rsidRPr="00842928">
        <w:rPr>
          <w:rFonts w:ascii="Georgia" w:hAnsi="Georgia"/>
          <w:sz w:val="24"/>
          <w:szCs w:val="24"/>
        </w:rPr>
        <w:t xml:space="preserve"> is subdivided into conceptual compartments that reflect differing turnover rates and stabilization levels, including </w:t>
      </w:r>
      <w:r w:rsidRPr="00842928">
        <w:rPr>
          <w:rFonts w:ascii="Georgia" w:hAnsi="Georgia"/>
          <w:b/>
          <w:sz w:val="24"/>
          <w:szCs w:val="24"/>
        </w:rPr>
        <w:t>fresh organic matter</w:t>
      </w:r>
      <w:r w:rsidRPr="00842928">
        <w:rPr>
          <w:rFonts w:ascii="Georgia" w:hAnsi="Georgia"/>
          <w:sz w:val="24"/>
          <w:szCs w:val="24"/>
        </w:rPr>
        <w:t xml:space="preserve">, </w:t>
      </w:r>
      <w:r w:rsidRPr="00842928">
        <w:rPr>
          <w:rFonts w:ascii="Georgia" w:hAnsi="Georgia"/>
          <w:b/>
          <w:sz w:val="24"/>
          <w:szCs w:val="24"/>
        </w:rPr>
        <w:t>active humus, and stable humus fractions</w:t>
      </w:r>
      <w:r w:rsidRPr="00842928">
        <w:rPr>
          <w:rFonts w:ascii="Georgia" w:hAnsi="Georgia"/>
          <w:sz w:val="24"/>
          <w:szCs w:val="24"/>
        </w:rPr>
        <w:t xml:space="preserve">. These pools are characterized by progressive degrees of decomposition and biochemical stability, thereby regulating nitrogen mineralization and immobilization processes. </w:t>
      </w:r>
      <w:r w:rsidRPr="00842928">
        <w:rPr>
          <w:rFonts w:ascii="Georgia" w:hAnsi="Georgia"/>
          <w:b/>
          <w:sz w:val="24"/>
          <w:szCs w:val="24"/>
        </w:rPr>
        <w:t>Mineral nitrogen</w:t>
      </w:r>
      <w:r w:rsidRPr="00842928">
        <w:rPr>
          <w:rFonts w:ascii="Georgia" w:hAnsi="Georgia"/>
          <w:sz w:val="24"/>
          <w:szCs w:val="24"/>
        </w:rPr>
        <w:t xml:space="preserve"> is represented by </w:t>
      </w:r>
      <w:r w:rsidRPr="00842928">
        <w:rPr>
          <w:rFonts w:ascii="Georgia" w:hAnsi="Georgia"/>
          <w:b/>
          <w:sz w:val="24"/>
          <w:szCs w:val="24"/>
        </w:rPr>
        <w:t>ammonium</w:t>
      </w:r>
      <w:r w:rsidRPr="00842928">
        <w:rPr>
          <w:rFonts w:ascii="Georgia" w:hAnsi="Georgia"/>
          <w:sz w:val="24"/>
          <w:szCs w:val="24"/>
        </w:rPr>
        <w:t xml:space="preserve"> (NH₄</w:t>
      </w:r>
      <w:r w:rsidRPr="00842928">
        <w:rPr>
          <w:rFonts w:ascii="Georgia"/>
          <w:sz w:val="24"/>
          <w:szCs w:val="24"/>
        </w:rPr>
        <w:t>⁺</w:t>
      </w:r>
      <w:r w:rsidRPr="00842928">
        <w:rPr>
          <w:rFonts w:ascii="Georgia" w:hAnsi="Georgia" w:cs="Georgia"/>
          <w:sz w:val="24"/>
          <w:szCs w:val="24"/>
        </w:rPr>
        <w:t xml:space="preserve">) and </w:t>
      </w:r>
      <w:r w:rsidRPr="00842928">
        <w:rPr>
          <w:rFonts w:ascii="Georgia" w:hAnsi="Georgia" w:cs="Georgia"/>
          <w:b/>
          <w:sz w:val="24"/>
          <w:szCs w:val="24"/>
        </w:rPr>
        <w:t>nitrate</w:t>
      </w:r>
      <w:r w:rsidRPr="00842928">
        <w:rPr>
          <w:rFonts w:ascii="Georgia" w:hAnsi="Georgia" w:cs="Georgia"/>
          <w:sz w:val="24"/>
          <w:szCs w:val="24"/>
        </w:rPr>
        <w:t xml:space="preserve"> (NO₃</w:t>
      </w:r>
      <w:r w:rsidRPr="00842928">
        <w:rPr>
          <w:rFonts w:ascii="Georgia"/>
          <w:sz w:val="24"/>
          <w:szCs w:val="24"/>
        </w:rPr>
        <w:t>⁻</w:t>
      </w:r>
      <w:r w:rsidRPr="00842928">
        <w:rPr>
          <w:rFonts w:ascii="Georgia" w:hAnsi="Georgia" w:cs="Georgia"/>
          <w:sz w:val="24"/>
          <w:szCs w:val="24"/>
        </w:rPr>
        <w:t xml:space="preserve">), which constitute the plant-available forms and are subject to rapid transformations such as nitrification, denitrification, volatilization, plant uptake, and leaching. </w:t>
      </w:r>
      <w:r w:rsidRPr="00842928">
        <w:rPr>
          <w:rFonts w:ascii="Georgia" w:hAnsi="Georgia"/>
          <w:sz w:val="24"/>
          <w:szCs w:val="24"/>
        </w:rPr>
        <w:t xml:space="preserve">Phosphorus (P) dynamics are similarly conceptualized through multiple interacting pools reflecting differences in bioavailability and binding strength. The model distinguishes (1) a readily available soil solution pool, referred to as the </w:t>
      </w:r>
      <w:r w:rsidRPr="00842928">
        <w:rPr>
          <w:rFonts w:ascii="Georgia" w:hAnsi="Georgia"/>
          <w:i/>
          <w:sz w:val="24"/>
          <w:szCs w:val="24"/>
        </w:rPr>
        <w:t>labile phosphorus fraction</w:t>
      </w:r>
      <w:r w:rsidRPr="00842928">
        <w:rPr>
          <w:rFonts w:ascii="Georgia" w:hAnsi="Georgia"/>
          <w:sz w:val="24"/>
          <w:szCs w:val="24"/>
        </w:rPr>
        <w:t xml:space="preserve">, which directly supplies plant uptake; (2) </w:t>
      </w:r>
      <w:r w:rsidRPr="00842928">
        <w:rPr>
          <w:rFonts w:ascii="Georgia" w:hAnsi="Georgia"/>
          <w:i/>
          <w:sz w:val="24"/>
          <w:szCs w:val="24"/>
        </w:rPr>
        <w:t>sorbed mineral phosphorus pools</w:t>
      </w:r>
      <w:r w:rsidRPr="00842928">
        <w:rPr>
          <w:rFonts w:ascii="Georgia" w:hAnsi="Georgia"/>
          <w:sz w:val="24"/>
          <w:szCs w:val="24"/>
        </w:rPr>
        <w:t xml:space="preserve">, accounting for phosphorus associated with soil particles through adsorption and precipitation reactions, and acting as intermediate reservoirs that buffer phosphorus concentrations in the soil solution; and (3) </w:t>
      </w:r>
      <w:r w:rsidRPr="00842928">
        <w:rPr>
          <w:rFonts w:ascii="Georgia" w:hAnsi="Georgia"/>
          <w:i/>
          <w:sz w:val="24"/>
          <w:szCs w:val="24"/>
        </w:rPr>
        <w:t>organic phosphorus pools</w:t>
      </w:r>
      <w:r w:rsidRPr="00842928">
        <w:rPr>
          <w:rFonts w:ascii="Georgia" w:hAnsi="Georgia"/>
          <w:sz w:val="24"/>
          <w:szCs w:val="24"/>
        </w:rPr>
        <w:t xml:space="preserve">, representing </w:t>
      </w:r>
      <w:r w:rsidRPr="00842928">
        <w:rPr>
          <w:rFonts w:ascii="Georgia" w:hAnsi="Georgia"/>
          <w:sz w:val="24"/>
          <w:szCs w:val="24"/>
        </w:rPr>
        <w:lastRenderedPageBreak/>
        <w:t xml:space="preserve">phosphorus contained within soil organic matter, which becomes available through mineralization processes. The </w:t>
      </w:r>
      <w:r w:rsidRPr="00842928">
        <w:rPr>
          <w:rFonts w:ascii="Georgia" w:hAnsi="Georgia"/>
          <w:i/>
          <w:sz w:val="24"/>
          <w:szCs w:val="24"/>
        </w:rPr>
        <w:t>sorbed mineral phosphorus pool is further subdivided into active and stable fractions</w:t>
      </w:r>
      <w:r w:rsidRPr="00842928">
        <w:rPr>
          <w:rFonts w:ascii="Georgia" w:hAnsi="Georgia"/>
          <w:sz w:val="24"/>
          <w:szCs w:val="24"/>
        </w:rPr>
        <w:t xml:space="preserve">. Organic phosphorus is also, and similarly to organic N, subdivided into three compartments with different turnover rates and stabilization levels:  </w:t>
      </w:r>
      <w:r w:rsidRPr="00842928">
        <w:rPr>
          <w:rFonts w:ascii="Georgia" w:hAnsi="Georgia"/>
          <w:i/>
          <w:sz w:val="24"/>
          <w:szCs w:val="24"/>
        </w:rPr>
        <w:t>fresh organic matter</w:t>
      </w:r>
      <w:r w:rsidRPr="00842928">
        <w:rPr>
          <w:rFonts w:ascii="Georgia" w:hAnsi="Georgia"/>
          <w:sz w:val="24"/>
          <w:szCs w:val="24"/>
        </w:rPr>
        <w:t xml:space="preserve">, </w:t>
      </w:r>
      <w:r w:rsidRPr="00842928">
        <w:rPr>
          <w:rFonts w:ascii="Georgia" w:hAnsi="Georgia"/>
          <w:i/>
          <w:sz w:val="24"/>
          <w:szCs w:val="24"/>
        </w:rPr>
        <w:t>active humus</w:t>
      </w:r>
      <w:r w:rsidRPr="00842928">
        <w:rPr>
          <w:rFonts w:ascii="Georgia" w:hAnsi="Georgia"/>
          <w:sz w:val="24"/>
          <w:szCs w:val="24"/>
        </w:rPr>
        <w:t xml:space="preserve">, and </w:t>
      </w:r>
      <w:r w:rsidRPr="00842928">
        <w:rPr>
          <w:rFonts w:ascii="Georgia" w:hAnsi="Georgia"/>
          <w:i/>
          <w:sz w:val="24"/>
          <w:szCs w:val="24"/>
        </w:rPr>
        <w:t>stable humus fractions</w:t>
      </w:r>
      <w:r w:rsidRPr="00842928">
        <w:rPr>
          <w:rFonts w:ascii="Georgia" w:hAnsi="Georgia"/>
          <w:sz w:val="24"/>
          <w:szCs w:val="24"/>
        </w:rPr>
        <w:t xml:space="preserve">. The </w:t>
      </w:r>
      <w:r w:rsidRPr="00842928">
        <w:rPr>
          <w:rFonts w:ascii="Georgia" w:hAnsi="Georgia"/>
          <w:bCs/>
          <w:sz w:val="24"/>
          <w:szCs w:val="24"/>
        </w:rPr>
        <w:t>fresh organic phosphorus  pool represents</w:t>
      </w:r>
      <w:r w:rsidRPr="00842928">
        <w:rPr>
          <w:rFonts w:ascii="Georgia" w:hAnsi="Georgia"/>
          <w:sz w:val="24"/>
          <w:szCs w:val="24"/>
        </w:rPr>
        <w:t xml:space="preserve"> the P contained in </w:t>
      </w:r>
      <w:r w:rsidRPr="00842928">
        <w:rPr>
          <w:rFonts w:ascii="Georgia" w:hAnsi="Georgia"/>
          <w:bCs/>
          <w:sz w:val="24"/>
          <w:szCs w:val="24"/>
        </w:rPr>
        <w:t>recent plant residues and organic inputs</w:t>
      </w:r>
      <w:r w:rsidRPr="00842928">
        <w:rPr>
          <w:rFonts w:ascii="Georgia" w:hAnsi="Georgia"/>
          <w:sz w:val="24"/>
          <w:szCs w:val="24"/>
        </w:rPr>
        <w:t xml:space="preserve"> (e.g., crop residues, manure, litter) that have not yet been incorporated into the humic soil organic matter. Its magnitude is determined dynamically from plant residue inputs (crop biomass remaining after harvest), organic amendments (e.g., manure, organic fertilizers), and surface litter and root residues, which are defined through management operations and crop parameters.  The exchange among solution, sorbed, and organic pools governs phosphorus availability and long-term soil fertility dynamics. Together, this multi-pool representation of nitrogen and phosphorus allows the model to simulate nutrient cycling processes with sufficient mechanistic detail to reflect temporal variability in nutrient availability, plant uptake, and environmental losses. The size of the pools will vary not only as a result of biologically-mediated or chemical processes (e.g. mineralization, sorption and desorption, biological uptake, etc.), but also in response to transport processes that reallocate nutrients in the watershed from hillslopes to the channels, and, routed downstream through the channel network. The timing, magnitude and mechanism of transport varies depending on the nutrient considered and the form of those nutrients. Nitrate, for example, is treated as fully dissolved and is transported with surface runoff, lateral flow, and percolation. Particulate constituents are mobilized during high-rainfall events attached to sediment particles, whereas dissolved constituents travel with runoff and subsurface flows even in response to weak-to-moderate rainfall events. SWAT assumes that surface runoff interacts primarily with the thin active surface layer of the soil. The concentration of labile/solution P in this layer largely controls dissolved P export, whereas particulate P export scales with erosion and an enrichment ratio favoring finer particles. Two coefficients (specified in the basin </w:t>
      </w:r>
      <w:r w:rsidRPr="00842928">
        <w:rPr>
          <w:rFonts w:ascii="Georgia" w:hAnsi="Georgia"/>
          <w:i/>
          <w:sz w:val="24"/>
          <w:szCs w:val="24"/>
        </w:rPr>
        <w:t>.bsn</w:t>
      </w:r>
      <w:r w:rsidRPr="00842928">
        <w:rPr>
          <w:rFonts w:ascii="Georgia" w:hAnsi="Georgia"/>
          <w:sz w:val="24"/>
          <w:szCs w:val="24"/>
        </w:rPr>
        <w:t xml:space="preserve"> input file) control the partitioning of mineral phosphorus between runoff and percolation: the phosphorus soil partitioning coefficient (PHOSKD) and the phosphorus percolation coefficient (PPERCO). PHOSKD relates the solution P concentration in the top 10 mm of soil to that in surface runoff, whereas PPERCO relates the solution P concentration in the top 10 mm of soil to that in the percolating water (Neitsch et al., 2011).</w:t>
      </w:r>
    </w:p>
    <w:p w14:paraId="4EBD7634" w14:textId="77777777" w:rsidR="00BA3A53" w:rsidRPr="00FD08B1" w:rsidRDefault="00BA3A53" w:rsidP="00BA3A53">
      <w:pPr>
        <w:pStyle w:val="NormalWeb"/>
        <w:rPr>
          <w:rFonts w:ascii="Georgia" w:hAnsi="Georgia"/>
          <w:color w:val="000000" w:themeColor="text1"/>
          <w:lang w:val="en-US"/>
        </w:rPr>
      </w:pPr>
      <w:r>
        <w:rPr>
          <w:rFonts w:ascii="Georgia" w:eastAsia="Calibri" w:hAnsi="Georgia" w:cs="Arial"/>
          <w:kern w:val="2"/>
          <w:lang w:val="en-GB" w:eastAsia="en-US"/>
        </w:rPr>
        <w:tab/>
      </w:r>
      <w:r w:rsidRPr="00842928">
        <w:rPr>
          <w:rFonts w:ascii="Georgia" w:eastAsia="Calibri" w:hAnsi="Georgia" w:cs="Arial"/>
          <w:kern w:val="2"/>
          <w:lang w:val="en-GB" w:eastAsia="en-US"/>
        </w:rPr>
        <w:t>At the watershed scale, nutrient exports generated at the Hydrologic Response Unit (HRU) level are aggregated and introduced at the upstream end of the corresponding sub-basin reaches. These loads represent the integrated effects of soil processes, land management, and hydrological transport occurring within each HRU. Once delivered to the stream network, nutrients are routed downstream through the river system according to the model’s hydrological routing scheme. During in-stream transport, nutrient concentrations are subject to further transformations governed by biogeochemical processes analogous to those simulated in the soil compartment</w:t>
      </w:r>
      <w:r w:rsidRPr="008840FE">
        <w:rPr>
          <w:rFonts w:ascii="Georgia" w:eastAsia="Calibri" w:hAnsi="Georgia" w:cs="Arial"/>
          <w:kern w:val="2"/>
          <w:lang w:val="en-GB" w:eastAsia="en-US"/>
        </w:rPr>
        <w:t xml:space="preserve"> (i.e. </w:t>
      </w:r>
      <w:r w:rsidRPr="00842928">
        <w:rPr>
          <w:rFonts w:ascii="Georgia" w:hAnsi="Georgia"/>
          <w:lang w:val="en-US"/>
        </w:rPr>
        <w:t xml:space="preserve">mineralization, nitrification, denitrification, biological uptake, exchanges between dissolved and particulate phases, and settling or resuspension of particulate forms. Any constituent (particulate or dissolved) in the river channel may either dilute or exhibit concentration spikes depending on hydrological connectivity and source contributions </w:t>
      </w:r>
      <w:r w:rsidRPr="00FD08B1">
        <w:rPr>
          <w:rFonts w:ascii="Georgia" w:hAnsi="Georgia"/>
          <w:color w:val="000000" w:themeColor="text1"/>
          <w:lang w:val="en-US"/>
        </w:rPr>
        <w:t xml:space="preserve">(Gentry et al. 2007; Jiang et al. 2021). </w:t>
      </w:r>
    </w:p>
    <w:p w14:paraId="556C7CF6" w14:textId="77777777" w:rsidR="00BA3A53" w:rsidRDefault="00BA3A53" w:rsidP="00BA3A53">
      <w:pPr>
        <w:pStyle w:val="Caption"/>
        <w:rPr>
          <w:rFonts w:ascii="Georgia" w:hAnsi="Georgia"/>
          <w:noProof/>
          <w:sz w:val="24"/>
          <w:szCs w:val="24"/>
        </w:rPr>
      </w:pPr>
      <w:r>
        <w:rPr>
          <w:rFonts w:ascii="Georgia" w:hAnsi="Georgia"/>
          <w:noProof/>
          <w:sz w:val="24"/>
          <w:szCs w:val="24"/>
        </w:rPr>
        <w:lastRenderedPageBreak/>
        <w:drawing>
          <wp:inline distT="0" distB="0" distL="0" distR="0" wp14:anchorId="435E4935" wp14:editId="132B40D0">
            <wp:extent cx="5410200" cy="3114675"/>
            <wp:effectExtent l="0" t="0" r="0" b="9525"/>
            <wp:docPr id="982091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2">
                      <a:extLst>
                        <a:ext uri="{28A0092B-C50C-407E-A947-70E740481C1C}">
                          <a14:useLocalDpi xmlns:a14="http://schemas.microsoft.com/office/drawing/2010/main" val="0"/>
                        </a:ext>
                      </a:extLst>
                    </a:blip>
                    <a:srcRect t="1158" b="-1158"/>
                    <a:stretch>
                      <a:fillRect/>
                    </a:stretch>
                  </pic:blipFill>
                  <pic:spPr bwMode="auto">
                    <a:xfrm>
                      <a:off x="0" y="0"/>
                      <a:ext cx="5410200" cy="3114675"/>
                    </a:xfrm>
                    <a:prstGeom prst="rect">
                      <a:avLst/>
                    </a:prstGeom>
                    <a:noFill/>
                    <a:ln>
                      <a:noFill/>
                    </a:ln>
                  </pic:spPr>
                </pic:pic>
              </a:graphicData>
            </a:graphic>
          </wp:inline>
        </w:drawing>
      </w:r>
    </w:p>
    <w:p w14:paraId="3E02BB90" w14:textId="77777777" w:rsidR="00BA3A53" w:rsidRDefault="00BA3A53" w:rsidP="00BA3A53">
      <w:pPr>
        <w:pStyle w:val="Caption"/>
        <w:rPr>
          <w:rFonts w:ascii="Georgia" w:hAnsi="Georgia"/>
          <w:sz w:val="24"/>
          <w:szCs w:val="24"/>
        </w:rPr>
      </w:pPr>
      <w:r w:rsidRPr="00AB797E">
        <w:rPr>
          <w:rFonts w:ascii="Georgia" w:hAnsi="Georgia"/>
          <w:sz w:val="24"/>
          <w:szCs w:val="24"/>
        </w:rPr>
        <w:t>Figure 5:</w:t>
      </w:r>
      <w:r w:rsidRPr="00A16122">
        <w:rPr>
          <w:rFonts w:ascii="Georgia" w:hAnsi="Georgia"/>
          <w:sz w:val="24"/>
          <w:szCs w:val="24"/>
        </w:rPr>
        <w:t xml:space="preserve"> Schem</w:t>
      </w:r>
      <w:r>
        <w:rPr>
          <w:rFonts w:ascii="Georgia" w:hAnsi="Georgia"/>
          <w:sz w:val="24"/>
          <w:szCs w:val="24"/>
        </w:rPr>
        <w:t>a</w:t>
      </w:r>
      <w:r w:rsidRPr="00A16122">
        <w:rPr>
          <w:rFonts w:ascii="Georgia" w:hAnsi="Georgia"/>
          <w:sz w:val="24"/>
          <w:szCs w:val="24"/>
        </w:rPr>
        <w:t xml:space="preserve"> of SWAT Nutrient Initialization. </w:t>
      </w:r>
      <w:r w:rsidRPr="00A16122">
        <w:rPr>
          <w:rFonts w:ascii="Georgia" w:hAnsi="Georgia"/>
          <w:color w:val="EE0000"/>
          <w:sz w:val="24"/>
          <w:szCs w:val="24"/>
        </w:rPr>
        <w:t xml:space="preserve">Red </w:t>
      </w:r>
      <w:r w:rsidRPr="00A16122">
        <w:rPr>
          <w:rFonts w:ascii="Georgia" w:hAnsi="Georgia"/>
          <w:sz w:val="24"/>
          <w:szCs w:val="24"/>
        </w:rPr>
        <w:t>variables</w:t>
      </w:r>
      <w:r w:rsidRPr="00A16122">
        <w:rPr>
          <w:rFonts w:ascii="Georgia" w:hAnsi="Georgia"/>
          <w:color w:val="EE0000"/>
          <w:sz w:val="24"/>
          <w:szCs w:val="24"/>
        </w:rPr>
        <w:t xml:space="preserve"> </w:t>
      </w:r>
      <w:r>
        <w:rPr>
          <w:rFonts w:ascii="Georgia" w:hAnsi="Georgia"/>
          <w:sz w:val="24"/>
          <w:szCs w:val="24"/>
        </w:rPr>
        <w:t>can</w:t>
      </w:r>
      <w:r w:rsidRPr="00A16122">
        <w:rPr>
          <w:rFonts w:ascii="Georgia" w:hAnsi="Georgia"/>
          <w:sz w:val="24"/>
          <w:szCs w:val="24"/>
        </w:rPr>
        <w:t xml:space="preserve"> be forced by the user</w:t>
      </w:r>
      <w:r>
        <w:rPr>
          <w:rFonts w:ascii="Georgia" w:hAnsi="Georgia"/>
          <w:sz w:val="24"/>
          <w:szCs w:val="24"/>
        </w:rPr>
        <w:t xml:space="preserve">. If </w:t>
      </w:r>
      <w:r w:rsidRPr="00A16122">
        <w:rPr>
          <w:rFonts w:ascii="Georgia" w:hAnsi="Georgia"/>
          <w:sz w:val="24"/>
          <w:szCs w:val="24"/>
        </w:rPr>
        <w:t>not set</w:t>
      </w:r>
      <w:r>
        <w:rPr>
          <w:rFonts w:ascii="Georgia" w:hAnsi="Georgia"/>
          <w:sz w:val="24"/>
          <w:szCs w:val="24"/>
        </w:rPr>
        <w:t xml:space="preserve"> by the user,</w:t>
      </w:r>
      <w:r w:rsidRPr="00A16122">
        <w:rPr>
          <w:rFonts w:ascii="Georgia" w:hAnsi="Georgia"/>
          <w:sz w:val="24"/>
          <w:szCs w:val="24"/>
        </w:rPr>
        <w:t xml:space="preserve"> SWAT </w:t>
      </w:r>
      <w:r>
        <w:rPr>
          <w:rFonts w:ascii="Georgia" w:hAnsi="Georgia"/>
          <w:sz w:val="24"/>
          <w:szCs w:val="24"/>
        </w:rPr>
        <w:t>calculates their magnitude</w:t>
      </w:r>
      <w:r w:rsidRPr="00A16122">
        <w:rPr>
          <w:rFonts w:ascii="Georgia" w:hAnsi="Georgia"/>
          <w:sz w:val="24"/>
          <w:szCs w:val="24"/>
        </w:rPr>
        <w:t xml:space="preserve"> from other</w:t>
      </w:r>
      <w:r>
        <w:rPr>
          <w:rFonts w:ascii="Georgia" w:hAnsi="Georgia"/>
          <w:sz w:val="24"/>
          <w:szCs w:val="24"/>
        </w:rPr>
        <w:t xml:space="preserve"> variables</w:t>
      </w:r>
      <w:r w:rsidRPr="00A16122">
        <w:rPr>
          <w:rFonts w:ascii="Georgia" w:hAnsi="Georgia"/>
          <w:sz w:val="24"/>
          <w:szCs w:val="24"/>
        </w:rPr>
        <w:t xml:space="preserve"> or presets via conversion factors</w:t>
      </w:r>
      <w:r>
        <w:rPr>
          <w:rFonts w:ascii="Georgia" w:hAnsi="Georgia"/>
          <w:sz w:val="24"/>
          <w:szCs w:val="24"/>
        </w:rPr>
        <w:t xml:space="preserve"> (</w:t>
      </w:r>
      <w:r w:rsidRPr="00A16122">
        <w:rPr>
          <w:rFonts w:ascii="Georgia" w:hAnsi="Georgia"/>
          <w:sz w:val="24"/>
          <w:szCs w:val="24"/>
        </w:rPr>
        <w:t>represented via the edges of the above schem</w:t>
      </w:r>
      <w:r>
        <w:rPr>
          <w:rFonts w:ascii="Georgia" w:hAnsi="Georgia"/>
          <w:sz w:val="24"/>
          <w:szCs w:val="24"/>
        </w:rPr>
        <w:t>a).</w:t>
      </w:r>
    </w:p>
    <w:p w14:paraId="09E2671F" w14:textId="77777777" w:rsidR="00BA3A53" w:rsidRDefault="00BA3A53" w:rsidP="00BA3A53">
      <w:pPr>
        <w:spacing w:after="0" w:line="240" w:lineRule="auto"/>
        <w:rPr>
          <w:rFonts w:ascii="Georgia" w:hAnsi="Georgia"/>
          <w:sz w:val="24"/>
          <w:szCs w:val="24"/>
        </w:rPr>
      </w:pPr>
    </w:p>
    <w:p w14:paraId="4D9AC1A4" w14:textId="77777777" w:rsidR="00BA3A53" w:rsidRDefault="00BA3A53" w:rsidP="00BA3A53">
      <w:pPr>
        <w:spacing w:after="0" w:line="240" w:lineRule="auto"/>
        <w:rPr>
          <w:rFonts w:ascii="Georgia" w:hAnsi="Georgia"/>
          <w:sz w:val="24"/>
          <w:szCs w:val="24"/>
        </w:rPr>
      </w:pPr>
    </w:p>
    <w:p w14:paraId="45037EF4" w14:textId="77777777" w:rsidR="00BA3A53" w:rsidRPr="00AD14B4" w:rsidRDefault="00BA3A53" w:rsidP="00BA3A53">
      <w:pPr>
        <w:pStyle w:val="NormalWeb"/>
        <w:rPr>
          <w:lang w:val="en-US"/>
        </w:rPr>
      </w:pPr>
      <w:r w:rsidRPr="00AD14B4">
        <w:rPr>
          <w:rFonts w:ascii="Georgia" w:hAnsi="Georgia"/>
          <w:lang w:val="en-US"/>
        </w:rPr>
        <w:tab/>
      </w:r>
      <w:r w:rsidRPr="00AD14B4">
        <w:rPr>
          <w:rFonts w:ascii="Georgia" w:hAnsi="Georgia"/>
          <w:b/>
          <w:i/>
          <w:lang w:val="en-US"/>
        </w:rPr>
        <w:t>Nutrient pools initialization</w:t>
      </w:r>
      <w:r w:rsidRPr="00AD14B4">
        <w:rPr>
          <w:rFonts w:ascii="Georgia" w:hAnsi="Georgia"/>
          <w:lang w:val="en-US"/>
        </w:rPr>
        <w:t>.  The five soil nitrogen pools representing organic (fresh organic N, stable and active humic organic N), and mineral (ammonium and nitrate) forms of nitrogen in the soil are initialized as follows</w:t>
      </w:r>
      <w:r>
        <w:rPr>
          <w:rFonts w:ascii="Georgia" w:hAnsi="Georgia"/>
          <w:lang w:val="en-US"/>
        </w:rPr>
        <w:t xml:space="preserve"> by default (Fig. 5)</w:t>
      </w:r>
      <w:r w:rsidRPr="00AD14B4">
        <w:rPr>
          <w:rFonts w:ascii="Georgia" w:hAnsi="Georgia"/>
          <w:lang w:val="en-US"/>
        </w:rPr>
        <w:t>. Humic organic N (</w:t>
      </w:r>
      <w:r>
        <w:rPr>
          <w:rFonts w:ascii="Georgia" w:hAnsi="Georgia"/>
          <w:lang w:val="en-US"/>
        </w:rPr>
        <w:t xml:space="preserve">if not set directly via </w:t>
      </w:r>
      <w:r w:rsidRPr="00AD14B4">
        <w:rPr>
          <w:rFonts w:ascii="Georgia" w:hAnsi="Georgia"/>
          <w:i/>
          <w:lang w:val="en-US"/>
        </w:rPr>
        <w:t>SOL_ORGN</w:t>
      </w:r>
      <w:r>
        <w:rPr>
          <w:rFonts w:ascii="Georgia" w:hAnsi="Georgia"/>
          <w:i/>
          <w:lang w:val="en-US"/>
        </w:rPr>
        <w:t xml:space="preserve"> in .chm</w:t>
      </w:r>
      <w:r w:rsidRPr="00AD14B4">
        <w:rPr>
          <w:rFonts w:ascii="Georgia" w:hAnsi="Georgia"/>
          <w:lang w:val="en-US"/>
        </w:rPr>
        <w:t>; mg N kg</w:t>
      </w:r>
      <w:r w:rsidRPr="00AD14B4">
        <w:rPr>
          <w:lang w:val="en-US"/>
        </w:rPr>
        <w:t>⁻</w:t>
      </w:r>
      <w:r w:rsidRPr="00AD14B4">
        <w:rPr>
          <w:rFonts w:ascii="Georgia" w:hAnsi="Georgia"/>
          <w:lang w:val="en-US"/>
        </w:rPr>
        <w:t xml:space="preserve">¹) is derived from </w:t>
      </w:r>
      <w:r w:rsidRPr="00AD14B4">
        <w:rPr>
          <w:rFonts w:ascii="Georgia" w:eastAsia="MS Gothic" w:hAnsi="Georgia"/>
          <w:lang w:val="en-US"/>
        </w:rPr>
        <w:t>soil organic carbon</w:t>
      </w:r>
      <w:r w:rsidRPr="00AD14B4">
        <w:rPr>
          <w:rFonts w:ascii="Georgia" w:hAnsi="Georgia"/>
          <w:lang w:val="en-US"/>
        </w:rPr>
        <w:t xml:space="preserve"> </w:t>
      </w:r>
      <w:r>
        <w:rPr>
          <w:rFonts w:ascii="Georgia" w:hAnsi="Georgia"/>
          <w:lang w:val="en-US"/>
        </w:rPr>
        <w:t xml:space="preserve">(set in .sol) </w:t>
      </w:r>
      <w:r w:rsidRPr="00AD14B4">
        <w:rPr>
          <w:rFonts w:ascii="Georgia" w:hAnsi="Georgia"/>
          <w:lang w:val="en-US"/>
        </w:rPr>
        <w:t xml:space="preserve">using a fixed </w:t>
      </w:r>
      <w:r w:rsidRPr="00AD14B4">
        <w:rPr>
          <w:rFonts w:ascii="Georgia" w:eastAsia="MS Gothic" w:hAnsi="Georgia"/>
          <w:lang w:val="en-US"/>
        </w:rPr>
        <w:t>C:N ratio</w:t>
      </w:r>
      <w:r w:rsidRPr="00AD14B4">
        <w:rPr>
          <w:rFonts w:ascii="Georgia" w:hAnsi="Georgia"/>
          <w:lang w:val="en-US"/>
        </w:rPr>
        <w:t xml:space="preserve"> of 14:1, and partitio</w:t>
      </w:r>
      <w:r w:rsidRPr="00842928">
        <w:rPr>
          <w:rFonts w:ascii="Georgia" w:eastAsia="Calibri" w:hAnsi="Georgia" w:cs="Arial"/>
          <w:kern w:val="2"/>
          <w:lang w:val="en-GB" w:eastAsia="en-US"/>
        </w:rPr>
        <w:t xml:space="preserve">ned </w:t>
      </w:r>
      <w:r w:rsidRPr="00E511BE">
        <w:rPr>
          <w:rFonts w:ascii="Georgia" w:eastAsia="Calibri" w:hAnsi="Georgia" w:cs="Arial"/>
          <w:kern w:val="2"/>
          <w:lang w:val="en-GB" w:eastAsia="en-US"/>
        </w:rPr>
        <w:t xml:space="preserve">into active and stable organic </w:t>
      </w:r>
      <w:r w:rsidRPr="00842928">
        <w:rPr>
          <w:rFonts w:ascii="Georgia" w:eastAsia="Calibri" w:hAnsi="Georgia" w:cs="Arial"/>
          <w:kern w:val="2"/>
          <w:lang w:val="en-GB" w:eastAsia="en-US"/>
        </w:rPr>
        <w:t>N</w:t>
      </w:r>
      <w:r w:rsidRPr="00E511BE">
        <w:rPr>
          <w:rFonts w:ascii="Georgia" w:eastAsia="Calibri" w:hAnsi="Georgia" w:cs="Arial"/>
          <w:kern w:val="2"/>
          <w:lang w:val="en-GB" w:eastAsia="en-US"/>
        </w:rPr>
        <w:t xml:space="preserve"> pools, with 2% assigned to the active fraction and 98% to the stable fraction</w:t>
      </w:r>
      <w:r w:rsidRPr="00842928">
        <w:rPr>
          <w:rFonts w:ascii="Georgia" w:eastAsia="Calibri" w:hAnsi="Georgia" w:cs="Arial"/>
          <w:kern w:val="2"/>
          <w:lang w:val="en-GB" w:eastAsia="en-US"/>
        </w:rPr>
        <w:t xml:space="preserve">. Fresh organic N is calculated as a fixed fraction (0.15%) of the </w:t>
      </w:r>
      <w:r>
        <w:rPr>
          <w:rFonts w:ascii="Georgia" w:eastAsia="Calibri" w:hAnsi="Georgia" w:cs="Arial"/>
          <w:kern w:val="2"/>
          <w:lang w:val="en-GB" w:eastAsia="en-US"/>
        </w:rPr>
        <w:t xml:space="preserve">initial </w:t>
      </w:r>
      <w:r w:rsidRPr="00842928">
        <w:rPr>
          <w:rFonts w:ascii="Georgia" w:eastAsia="Calibri" w:hAnsi="Georgia" w:cs="Arial"/>
          <w:kern w:val="2"/>
          <w:lang w:val="en-GB" w:eastAsia="en-US"/>
        </w:rPr>
        <w:t>plant residue on the soil surface (</w:t>
      </w:r>
      <w:r w:rsidRPr="003E235E">
        <w:rPr>
          <w:rFonts w:ascii="Georgia" w:eastAsia="Calibri" w:hAnsi="Georgia" w:cs="Arial"/>
          <w:kern w:val="2"/>
          <w:lang w:val="en-GB" w:eastAsia="en-US"/>
        </w:rPr>
        <w:t>RSDIN</w:t>
      </w:r>
      <w:r w:rsidRPr="00842928">
        <w:rPr>
          <w:rFonts w:ascii="Georgia" w:eastAsia="Calibri" w:hAnsi="Georgia" w:cs="Arial"/>
          <w:kern w:val="2"/>
          <w:lang w:val="en-GB" w:eastAsia="en-US"/>
        </w:rPr>
        <w:t xml:space="preserve">) </w:t>
      </w:r>
      <w:r>
        <w:rPr>
          <w:rFonts w:ascii="Georgia" w:eastAsia="Calibri" w:hAnsi="Georgia" w:cs="Arial"/>
          <w:kern w:val="2"/>
          <w:lang w:val="en-GB" w:eastAsia="en-US"/>
        </w:rPr>
        <w:t xml:space="preserve">if </w:t>
      </w:r>
      <w:r w:rsidRPr="00842928">
        <w:rPr>
          <w:rFonts w:ascii="Georgia" w:eastAsia="Calibri" w:hAnsi="Georgia" w:cs="Arial"/>
          <w:kern w:val="2"/>
          <w:lang w:val="en-GB" w:eastAsia="en-US"/>
        </w:rPr>
        <w:t xml:space="preserve">specified in the </w:t>
      </w:r>
      <w:r>
        <w:rPr>
          <w:rFonts w:ascii="Georgia" w:eastAsia="Calibri" w:hAnsi="Georgia" w:cs="Arial"/>
          <w:kern w:val="2"/>
          <w:lang w:val="en-GB" w:eastAsia="en-US"/>
        </w:rPr>
        <w:t>.hru</w:t>
      </w:r>
      <w:r w:rsidRPr="00842928">
        <w:rPr>
          <w:rFonts w:ascii="Georgia" w:eastAsia="Calibri" w:hAnsi="Georgia" w:cs="Arial"/>
          <w:kern w:val="2"/>
          <w:lang w:val="en-GB" w:eastAsia="en-US"/>
        </w:rPr>
        <w:t xml:space="preserve"> input files</w:t>
      </w:r>
      <w:r>
        <w:rPr>
          <w:rFonts w:ascii="Georgia" w:eastAsia="Calibri" w:hAnsi="Georgia" w:cs="Arial"/>
          <w:kern w:val="2"/>
          <w:lang w:val="en-GB" w:eastAsia="en-US"/>
        </w:rPr>
        <w:t>, otherwise set to 0</w:t>
      </w:r>
      <w:r w:rsidRPr="00842928">
        <w:rPr>
          <w:rFonts w:ascii="Georgia" w:eastAsia="Calibri" w:hAnsi="Georgia" w:cs="Arial"/>
          <w:kern w:val="2"/>
          <w:lang w:val="en-GB" w:eastAsia="en-US"/>
        </w:rPr>
        <w:t xml:space="preserve">. Finally, </w:t>
      </w:r>
      <w:r>
        <w:rPr>
          <w:rFonts w:ascii="Georgia" w:eastAsia="Calibri" w:hAnsi="Georgia" w:cs="Arial"/>
          <w:kern w:val="2"/>
          <w:lang w:val="en-GB" w:eastAsia="en-US"/>
        </w:rPr>
        <w:t>nitrate</w:t>
      </w:r>
      <w:r w:rsidRPr="00842928">
        <w:rPr>
          <w:rFonts w:ascii="Georgia" w:eastAsia="Calibri" w:hAnsi="Georgia" w:cs="Arial"/>
          <w:kern w:val="2"/>
          <w:lang w:val="en-GB" w:eastAsia="en-US"/>
        </w:rPr>
        <w:t xml:space="preserve"> </w:t>
      </w:r>
      <w:r>
        <w:rPr>
          <w:rFonts w:ascii="Georgia" w:eastAsia="Calibri" w:hAnsi="Georgia" w:cs="Arial"/>
          <w:kern w:val="2"/>
          <w:lang w:val="en-GB" w:eastAsia="en-US"/>
        </w:rPr>
        <w:t>can be</w:t>
      </w:r>
      <w:r w:rsidRPr="00842928">
        <w:rPr>
          <w:rFonts w:ascii="Georgia" w:eastAsia="Calibri" w:hAnsi="Georgia" w:cs="Arial"/>
          <w:kern w:val="2"/>
          <w:lang w:val="en-GB" w:eastAsia="en-US"/>
        </w:rPr>
        <w:t xml:space="preserve"> initialized </w:t>
      </w:r>
      <w:r>
        <w:rPr>
          <w:rFonts w:ascii="Georgia" w:eastAsia="Calibri" w:hAnsi="Georgia" w:cs="Arial"/>
          <w:kern w:val="2"/>
          <w:lang w:val="en-GB" w:eastAsia="en-US"/>
        </w:rPr>
        <w:t xml:space="preserve">via </w:t>
      </w:r>
      <w:r w:rsidRPr="00246AE4">
        <w:rPr>
          <w:rFonts w:ascii="Georgia" w:hAnsi="Georgia"/>
          <w:i/>
          <w:lang w:val="en-US"/>
        </w:rPr>
        <w:t>SOL</w:t>
      </w:r>
      <w:r>
        <w:rPr>
          <w:rFonts w:ascii="Georgia" w:hAnsi="Georgia"/>
          <w:i/>
          <w:lang w:val="en-US"/>
        </w:rPr>
        <w:t>_NO3 in .chm</w:t>
      </w:r>
      <w:r>
        <w:rPr>
          <w:rFonts w:ascii="Georgia" w:eastAsia="Calibri" w:hAnsi="Georgia" w:cs="Arial"/>
          <w:kern w:val="2"/>
          <w:lang w:val="en-GB" w:eastAsia="en-US"/>
        </w:rPr>
        <w:t xml:space="preserve"> </w:t>
      </w:r>
      <w:r w:rsidRPr="00842928">
        <w:rPr>
          <w:rFonts w:ascii="Georgia" w:eastAsia="Calibri" w:hAnsi="Georgia" w:cs="Arial"/>
          <w:kern w:val="2"/>
          <w:lang w:val="en-GB" w:eastAsia="en-US"/>
        </w:rPr>
        <w:t xml:space="preserve">. If not </w:t>
      </w:r>
      <w:r>
        <w:rPr>
          <w:rFonts w:ascii="Georgia" w:eastAsia="Calibri" w:hAnsi="Georgia" w:cs="Arial"/>
          <w:kern w:val="2"/>
          <w:lang w:val="en-GB" w:eastAsia="en-US"/>
        </w:rPr>
        <w:t>provided</w:t>
      </w:r>
      <w:r w:rsidRPr="00842928">
        <w:rPr>
          <w:rFonts w:ascii="Georgia" w:eastAsia="Calibri" w:hAnsi="Georgia" w:cs="Arial"/>
          <w:kern w:val="2"/>
          <w:lang w:val="en-GB" w:eastAsia="en-US"/>
        </w:rPr>
        <w:t xml:space="preserve">, SWAT assigns small default values to </w:t>
      </w:r>
      <w:r>
        <w:rPr>
          <w:rFonts w:ascii="Georgia" w:eastAsia="Calibri" w:hAnsi="Georgia" w:cs="Arial"/>
          <w:kern w:val="2"/>
          <w:lang w:val="en-GB" w:eastAsia="en-US"/>
        </w:rPr>
        <w:t xml:space="preserve">mineral N </w:t>
      </w:r>
      <w:r w:rsidRPr="00842928">
        <w:rPr>
          <w:rFonts w:ascii="Georgia" w:eastAsia="Calibri" w:hAnsi="Georgia" w:cs="Arial"/>
          <w:kern w:val="2"/>
          <w:lang w:val="en-GB" w:eastAsia="en-US"/>
        </w:rPr>
        <w:t>pools (NO₃ ≈ 7 mg</w:t>
      </w:r>
      <w:r>
        <w:rPr>
          <w:rFonts w:ascii="Georgia" w:eastAsia="Calibri" w:hAnsi="Georgia" w:cs="Arial"/>
          <w:kern w:val="2"/>
          <w:lang w:val="en-GB" w:eastAsia="en-US"/>
        </w:rPr>
        <w:t>N</w:t>
      </w:r>
      <w:r w:rsidRPr="00842928">
        <w:rPr>
          <w:rFonts w:ascii="Georgia" w:eastAsia="Calibri" w:hAnsi="Georgia" w:cs="Arial"/>
          <w:kern w:val="2"/>
          <w:lang w:val="en-GB" w:eastAsia="en-US"/>
        </w:rPr>
        <w:t xml:space="preserve"> kg</w:t>
      </w:r>
      <w:r w:rsidRPr="00842928">
        <w:rPr>
          <w:rFonts w:ascii="Georgia" w:eastAsia="Calibri" w:hAnsi="Georgia" w:cs="Arial"/>
          <w:kern w:val="2"/>
          <w:vertAlign w:val="superscript"/>
          <w:lang w:val="en-GB" w:eastAsia="en-US"/>
        </w:rPr>
        <w:t>-</w:t>
      </w:r>
      <w:r w:rsidRPr="00842928">
        <w:rPr>
          <w:rFonts w:ascii="Georgia" w:eastAsia="Calibri" w:hAnsi="Georgia" w:cs="Arial"/>
          <w:kern w:val="2"/>
          <w:lang w:val="en-GB" w:eastAsia="en-US"/>
        </w:rPr>
        <w:t>¹, and NH₄ ≈ 0.5 mg</w:t>
      </w:r>
      <w:r>
        <w:rPr>
          <w:rFonts w:ascii="Georgia" w:eastAsia="Calibri" w:hAnsi="Georgia" w:cs="Arial"/>
          <w:kern w:val="2"/>
          <w:lang w:val="en-GB" w:eastAsia="en-US"/>
        </w:rPr>
        <w:t>N</w:t>
      </w:r>
      <w:r w:rsidRPr="00842928">
        <w:rPr>
          <w:rFonts w:ascii="Georgia" w:eastAsia="Calibri" w:hAnsi="Georgia" w:cs="Arial"/>
          <w:kern w:val="2"/>
          <w:lang w:val="en-GB" w:eastAsia="en-US"/>
        </w:rPr>
        <w:t xml:space="preserve"> kg</w:t>
      </w:r>
      <w:r w:rsidRPr="00842928">
        <w:rPr>
          <w:rFonts w:ascii="Georgia" w:eastAsia="Calibri" w:hAnsi="Georgia" w:cs="Arial"/>
          <w:kern w:val="2"/>
          <w:vertAlign w:val="superscript"/>
          <w:lang w:val="en-GB" w:eastAsia="en-US"/>
        </w:rPr>
        <w:t>-</w:t>
      </w:r>
      <w:r w:rsidRPr="00842928">
        <w:rPr>
          <w:rFonts w:ascii="Georgia" w:eastAsia="Calibri" w:hAnsi="Georgia" w:cs="Arial"/>
          <w:kern w:val="2"/>
          <w:lang w:val="en-GB" w:eastAsia="en-US"/>
        </w:rPr>
        <w:t>¹)</w:t>
      </w:r>
      <w:r>
        <w:rPr>
          <w:rFonts w:ascii="Georgia" w:eastAsia="Calibri" w:hAnsi="Georgia" w:cs="Arial"/>
          <w:kern w:val="2"/>
          <w:lang w:val="en-GB" w:eastAsia="en-US"/>
        </w:rPr>
        <w:t xml:space="preserve"> (</w:t>
      </w:r>
      <w:r w:rsidRPr="00AD14B4">
        <w:rPr>
          <w:rFonts w:ascii="Georgia" w:eastAsia="Calibri" w:hAnsi="Georgia" w:cs="Arial"/>
          <w:color w:val="FF0000"/>
          <w:kern w:val="2"/>
          <w:lang w:val="en-GB" w:eastAsia="en-US"/>
        </w:rPr>
        <w:t>SOURCE needed??</w:t>
      </w:r>
      <w:r>
        <w:rPr>
          <w:rFonts w:ascii="Georgia" w:eastAsia="Calibri" w:hAnsi="Georgia" w:cs="Arial"/>
          <w:kern w:val="2"/>
          <w:lang w:val="en-GB" w:eastAsia="en-US"/>
        </w:rPr>
        <w:t xml:space="preserve">). </w:t>
      </w:r>
    </w:p>
    <w:p w14:paraId="322A3055" w14:textId="77777777" w:rsidR="00BA3A53" w:rsidRPr="009B242D" w:rsidRDefault="00BA3A53" w:rsidP="00BA3A53">
      <w:pPr>
        <w:spacing w:after="0" w:line="240" w:lineRule="auto"/>
        <w:rPr>
          <w:rFonts w:ascii="Georgia" w:hAnsi="Georgia"/>
          <w:sz w:val="24"/>
          <w:szCs w:val="24"/>
        </w:rPr>
      </w:pPr>
      <w:r w:rsidRPr="00842928">
        <w:rPr>
          <w:rFonts w:ascii="Georgia" w:hAnsi="Georgia"/>
          <w:sz w:val="24"/>
          <w:szCs w:val="24"/>
        </w:rPr>
        <w:tab/>
        <w:t>Fresh and humic organic P pools and the three inorganic pools (labile, active, and stable) are initialized as follows</w:t>
      </w:r>
      <w:r w:rsidRPr="00145C83">
        <w:rPr>
          <w:rFonts w:ascii="Georgia" w:hAnsi="Georgia"/>
          <w:sz w:val="24"/>
          <w:szCs w:val="24"/>
        </w:rPr>
        <w:t xml:space="preserve">. Initial phosphorus in the fresh organic pool is derived from the amount of plant residue present on the soil surface </w:t>
      </w:r>
      <w:r w:rsidRPr="00842928">
        <w:rPr>
          <w:rFonts w:ascii="Georgia" w:hAnsi="Georgia"/>
        </w:rPr>
        <w:t>(</w:t>
      </w:r>
      <w:r w:rsidRPr="003E235E">
        <w:rPr>
          <w:rFonts w:ascii="Georgia" w:hAnsi="Georgia"/>
        </w:rPr>
        <w:t>RSDIN</w:t>
      </w:r>
      <w:r w:rsidRPr="00842928">
        <w:rPr>
          <w:rFonts w:ascii="Georgia" w:hAnsi="Georgia"/>
        </w:rPr>
        <w:t xml:space="preserve">) </w:t>
      </w:r>
      <w:r>
        <w:rPr>
          <w:rFonts w:ascii="Georgia" w:hAnsi="Georgia"/>
        </w:rPr>
        <w:t xml:space="preserve">if </w:t>
      </w:r>
      <w:r w:rsidRPr="00842928">
        <w:rPr>
          <w:rFonts w:ascii="Georgia" w:hAnsi="Georgia"/>
        </w:rPr>
        <w:t xml:space="preserve">specified in the </w:t>
      </w:r>
      <w:r>
        <w:rPr>
          <w:rFonts w:ascii="Georgia" w:hAnsi="Georgia"/>
        </w:rPr>
        <w:t>.hru</w:t>
      </w:r>
      <w:r w:rsidRPr="00842928">
        <w:rPr>
          <w:rFonts w:ascii="Georgia" w:hAnsi="Georgia"/>
        </w:rPr>
        <w:t xml:space="preserve"> input files</w:t>
      </w:r>
      <w:r w:rsidRPr="00145C83">
        <w:rPr>
          <w:rFonts w:ascii="Georgia" w:hAnsi="Georgia"/>
          <w:sz w:val="24"/>
          <w:szCs w:val="24"/>
        </w:rPr>
        <w:t>, assuming a phosphorus concentration of 0.03% in plant residues (Neitsch et al., 2011).</w:t>
      </w:r>
      <w:r>
        <w:rPr>
          <w:rFonts w:ascii="Georgia" w:hAnsi="Georgia"/>
          <w:sz w:val="24"/>
          <w:szCs w:val="24"/>
        </w:rPr>
        <w:t xml:space="preserve"> </w:t>
      </w:r>
      <w:r w:rsidRPr="00842928">
        <w:rPr>
          <w:rFonts w:ascii="Georgia" w:hAnsi="Georgia"/>
          <w:sz w:val="24"/>
          <w:szCs w:val="24"/>
        </w:rPr>
        <w:t>The humic organic P pool</w:t>
      </w:r>
      <w:r>
        <w:rPr>
          <w:rFonts w:ascii="Georgia" w:hAnsi="Georgia"/>
          <w:sz w:val="24"/>
          <w:szCs w:val="24"/>
        </w:rPr>
        <w:t xml:space="preserve"> (if not set directly via SOL_ORGP in .chm)</w:t>
      </w:r>
      <w:r w:rsidRPr="00842928">
        <w:rPr>
          <w:rFonts w:ascii="Georgia" w:hAnsi="Georgia"/>
          <w:sz w:val="24"/>
          <w:szCs w:val="24"/>
        </w:rPr>
        <w:t xml:space="preserve"> is </w:t>
      </w:r>
      <w:r w:rsidRPr="00246AE4">
        <w:rPr>
          <w:rFonts w:ascii="Georgia" w:hAnsi="Georgia"/>
          <w:lang w:val="en-US"/>
        </w:rPr>
        <w:t xml:space="preserve">derived from </w:t>
      </w:r>
      <w:r w:rsidRPr="00246AE4">
        <w:rPr>
          <w:rFonts w:ascii="Georgia" w:eastAsia="MS Gothic" w:hAnsi="Georgia"/>
          <w:lang w:val="en-US"/>
        </w:rPr>
        <w:t>soil organic carbon</w:t>
      </w:r>
      <w:r w:rsidRPr="00246AE4">
        <w:rPr>
          <w:rFonts w:ascii="Georgia" w:hAnsi="Georgia"/>
          <w:lang w:val="en-US"/>
        </w:rPr>
        <w:t xml:space="preserve"> </w:t>
      </w:r>
      <w:r>
        <w:rPr>
          <w:rFonts w:ascii="Georgia" w:hAnsi="Georgia"/>
          <w:lang w:val="en-US"/>
        </w:rPr>
        <w:t>(set in .sol)</w:t>
      </w:r>
      <w:r w:rsidRPr="00842928">
        <w:rPr>
          <w:rFonts w:ascii="Georgia" w:hAnsi="Georgia"/>
          <w:sz w:val="24"/>
          <w:szCs w:val="24"/>
        </w:rPr>
        <w:t>, assuming C:N and N:P ratios of 14:1 and 8:1, respectively (Neitsch et al., 2011; Vadas, 2018). Humic organic P is then partitioned into active and stable organic P pools, with 2% assigned to the active fraction and 98% to the stable fraction</w:t>
      </w:r>
      <w:r>
        <w:rPr>
          <w:rFonts w:ascii="Georgia" w:hAnsi="Georgia"/>
          <w:sz w:val="24"/>
          <w:szCs w:val="24"/>
        </w:rPr>
        <w:t>.</w:t>
      </w:r>
      <w:r w:rsidRPr="00842928">
        <w:rPr>
          <w:rFonts w:ascii="Georgia" w:hAnsi="Georgia"/>
          <w:sz w:val="24"/>
          <w:szCs w:val="24"/>
        </w:rPr>
        <w:t xml:space="preserve"> As for the mineral fraction,</w:t>
      </w:r>
      <w:r>
        <w:rPr>
          <w:rFonts w:ascii="Georgia" w:hAnsi="Georgia"/>
          <w:sz w:val="24"/>
          <w:szCs w:val="24"/>
        </w:rPr>
        <w:t xml:space="preserve"> it can optionally be initialized from soil tests, </w:t>
      </w:r>
      <w:r>
        <w:rPr>
          <w:rFonts w:ascii="Georgia" w:hAnsi="Georgia"/>
        </w:rPr>
        <w:t xml:space="preserve">via </w:t>
      </w:r>
      <w:r w:rsidRPr="00842928">
        <w:rPr>
          <w:rFonts w:ascii="Georgia" w:hAnsi="Georgia"/>
          <w:i/>
          <w:sz w:val="24"/>
          <w:szCs w:val="24"/>
        </w:rPr>
        <w:t>SOL_LABP</w:t>
      </w:r>
      <w:r>
        <w:rPr>
          <w:rFonts w:ascii="Georgia" w:hAnsi="Georgia"/>
          <w:i/>
          <w:lang w:val="en-US"/>
        </w:rPr>
        <w:t xml:space="preserve"> in .chm</w:t>
      </w:r>
      <w:r>
        <w:rPr>
          <w:rFonts w:ascii="Georgia" w:hAnsi="Georgia"/>
        </w:rPr>
        <w:t xml:space="preserve"> </w:t>
      </w:r>
      <w:r>
        <w:rPr>
          <w:rFonts w:ascii="Georgia" w:hAnsi="Georgia"/>
          <w:sz w:val="24"/>
          <w:szCs w:val="24"/>
        </w:rPr>
        <w:t>.</w:t>
      </w:r>
      <w:r w:rsidRPr="00842928">
        <w:rPr>
          <w:rFonts w:ascii="Georgia" w:hAnsi="Georgia"/>
          <w:sz w:val="24"/>
          <w:szCs w:val="24"/>
        </w:rPr>
        <w:t xml:space="preserve"> </w:t>
      </w:r>
      <w:r>
        <w:rPr>
          <w:rFonts w:ascii="Georgia" w:hAnsi="Georgia"/>
          <w:sz w:val="24"/>
          <w:szCs w:val="24"/>
        </w:rPr>
        <w:t>I</w:t>
      </w:r>
      <w:r w:rsidRPr="00842928">
        <w:rPr>
          <w:rFonts w:ascii="Georgia" w:hAnsi="Georgia"/>
          <w:sz w:val="24"/>
          <w:szCs w:val="24"/>
        </w:rPr>
        <w:t xml:space="preserve">f </w:t>
      </w:r>
      <w:r>
        <w:rPr>
          <w:rFonts w:ascii="Georgia" w:hAnsi="Georgia"/>
          <w:sz w:val="24"/>
          <w:szCs w:val="24"/>
        </w:rPr>
        <w:t>soil tests</w:t>
      </w:r>
      <w:r w:rsidRPr="00842928">
        <w:rPr>
          <w:rFonts w:ascii="Georgia" w:hAnsi="Georgia"/>
          <w:sz w:val="24"/>
          <w:szCs w:val="24"/>
        </w:rPr>
        <w:t xml:space="preserve"> are not available, “the concentration of solution phosphorus in all layers is initially set to 5 mg/kg soil […] representative of unmanaged land [and] 25 mg/kg soil in the plow layer is considered representative of cropland” (Neitsch et al., 2011, p. 232). The </w:t>
      </w:r>
      <w:r w:rsidRPr="00842928">
        <w:rPr>
          <w:rFonts w:ascii="Georgia" w:hAnsi="Georgia"/>
          <w:sz w:val="24"/>
          <w:szCs w:val="24"/>
        </w:rPr>
        <w:lastRenderedPageBreak/>
        <w:t>Phosphorus Availability Index (PSP or PAI) controls the partitioning of mineral phosphorus between the soil solution (</w:t>
      </w:r>
      <w:r w:rsidRPr="00842928">
        <w:rPr>
          <w:rFonts w:ascii="Georgia" w:hAnsi="Georgia"/>
          <w:i/>
          <w:sz w:val="24"/>
          <w:szCs w:val="24"/>
        </w:rPr>
        <w:t>SOL_LABP</w:t>
      </w:r>
      <w:r w:rsidRPr="00842928">
        <w:rPr>
          <w:rFonts w:ascii="Georgia" w:hAnsi="Georgia"/>
          <w:sz w:val="24"/>
          <w:szCs w:val="24"/>
        </w:rPr>
        <w:t xml:space="preserve">) and the sorbed (adsorbed) phase. </w:t>
      </w:r>
      <w:r>
        <w:rPr>
          <w:rFonts w:ascii="Georgia" w:hAnsi="Georgia"/>
          <w:sz w:val="24"/>
          <w:szCs w:val="24"/>
        </w:rPr>
        <w:t xml:space="preserve">PSP </w:t>
      </w:r>
      <w:r w:rsidRPr="00842928">
        <w:rPr>
          <w:rFonts w:ascii="Georgia" w:hAnsi="Georgia"/>
          <w:sz w:val="24"/>
          <w:szCs w:val="24"/>
        </w:rPr>
        <w:t xml:space="preserve">is a dimensionless coefficient that describes how much of the soil’s mineral phosphorus is in the soil solution (available for transport and plant uptake) versus attached to soil particles. Its value, specified in the </w:t>
      </w:r>
      <w:r w:rsidRPr="00842928">
        <w:rPr>
          <w:rFonts w:ascii="Georgia" w:hAnsi="Georgia"/>
          <w:i/>
          <w:sz w:val="24"/>
          <w:szCs w:val="24"/>
        </w:rPr>
        <w:t>.sol</w:t>
      </w:r>
      <w:r w:rsidRPr="00842928">
        <w:rPr>
          <w:rFonts w:ascii="Georgia" w:hAnsi="Georgia"/>
          <w:sz w:val="24"/>
          <w:szCs w:val="24"/>
        </w:rPr>
        <w:t xml:space="preserve"> file, typically ranges from 0.01 to 0.7, with a default value of 0.4. If PSP is not provided in the </w:t>
      </w:r>
      <w:r w:rsidRPr="00842928">
        <w:rPr>
          <w:rFonts w:ascii="Georgia" w:hAnsi="Georgia"/>
          <w:i/>
          <w:sz w:val="24"/>
          <w:szCs w:val="24"/>
        </w:rPr>
        <w:t>.sol</w:t>
      </w:r>
      <w:r w:rsidRPr="00842928">
        <w:rPr>
          <w:rFonts w:ascii="Georgia" w:hAnsi="Georgia"/>
          <w:sz w:val="24"/>
          <w:szCs w:val="24"/>
        </w:rPr>
        <w:t xml:space="preserve"> file, the model estimates it internally from soil properties, primarily clay content, using the relationship PSP=0.4−0.0004×clay(%).</w:t>
      </w:r>
      <w:r>
        <w:rPr>
          <w:rFonts w:ascii="Georgia" w:hAnsi="Georgia"/>
          <w:sz w:val="24"/>
          <w:szCs w:val="24"/>
        </w:rPr>
        <w:t xml:space="preserve"> </w:t>
      </w:r>
      <w:r w:rsidRPr="00842928">
        <w:rPr>
          <w:rFonts w:ascii="Georgia" w:hAnsi="Georgia"/>
          <w:sz w:val="24"/>
          <w:szCs w:val="24"/>
        </w:rPr>
        <w:t>The sorbed mineral phosphorus pool is further subdivided into active and stable fractions, assumed to be fixed at 20% and 80%, respectively.</w:t>
      </w:r>
      <w:r>
        <w:rPr>
          <w:rFonts w:ascii="Georgia" w:hAnsi="Georgia"/>
          <w:sz w:val="24"/>
          <w:szCs w:val="24"/>
        </w:rPr>
        <w:t xml:space="preserve"> </w:t>
      </w:r>
      <w:r w:rsidRPr="00842928">
        <w:rPr>
          <w:rFonts w:ascii="Georgia" w:hAnsi="Georgia"/>
          <w:sz w:val="24"/>
          <w:szCs w:val="24"/>
        </w:rPr>
        <w:t>A short equilibration (or warm-up) period is recommended, regardless of the nutrient considered, to allow soil nutrient pools to stabilize before analysis (Neitsch, 2012; Tetra Tech, 2015).</w:t>
      </w:r>
      <w:r w:rsidRPr="00D63D8A">
        <w:rPr>
          <w:rFonts w:ascii="Georgia" w:hAnsi="Georgia"/>
          <w:sz w:val="24"/>
          <w:szCs w:val="24"/>
          <w:highlight w:val="yellow"/>
        </w:rPr>
        <w:br/>
      </w:r>
    </w:p>
    <w:p w14:paraId="178CF09E" w14:textId="77777777" w:rsidR="00BA3A53" w:rsidRPr="009B242D" w:rsidRDefault="00BA3A53" w:rsidP="00BA3A53">
      <w:pPr>
        <w:spacing w:after="0" w:line="240" w:lineRule="auto"/>
        <w:rPr>
          <w:rFonts w:ascii="Georgia" w:hAnsi="Georgia"/>
          <w:sz w:val="24"/>
          <w:szCs w:val="24"/>
        </w:rPr>
      </w:pPr>
      <w:r w:rsidRPr="009B242D">
        <w:rPr>
          <w:rFonts w:ascii="Georgia" w:hAnsi="Georgia"/>
          <w:sz w:val="24"/>
          <w:szCs w:val="24"/>
        </w:rPr>
        <w:t>In summary, SWAT considers for P &amp; N and initialization any changes made to</w:t>
      </w:r>
      <w:r>
        <w:rPr>
          <w:rFonts w:ascii="Georgia" w:hAnsi="Georgia"/>
          <w:sz w:val="24"/>
          <w:szCs w:val="24"/>
        </w:rPr>
        <w:t xml:space="preserve"> these variables:</w:t>
      </w:r>
      <w:r w:rsidRPr="009B242D">
        <w:rPr>
          <w:rFonts w:ascii="Georgia" w:hAnsi="Georgia"/>
          <w:sz w:val="24"/>
          <w:szCs w:val="24"/>
        </w:rPr>
        <w:br/>
        <w:t>— SOL_SOL</w:t>
      </w:r>
      <w:r w:rsidRPr="00F23064">
        <w:rPr>
          <w:rFonts w:ascii="Georgia" w:hAnsi="Georgia"/>
          <w:sz w:val="24"/>
          <w:szCs w:val="24"/>
        </w:rPr>
        <w:t>P</w:t>
      </w:r>
      <w:r w:rsidRPr="009B242D">
        <w:rPr>
          <w:rFonts w:ascii="Georgia" w:hAnsi="Georgia"/>
          <w:sz w:val="24"/>
          <w:szCs w:val="24"/>
        </w:rPr>
        <w:t>(</w:t>
      </w:r>
      <w:r>
        <w:rPr>
          <w:rFonts w:ascii="Georgia" w:hAnsi="Georgia"/>
          <w:sz w:val="24"/>
          <w:szCs w:val="24"/>
        </w:rPr>
        <w:t>.chm</w:t>
      </w:r>
      <w:r w:rsidRPr="009B242D">
        <w:rPr>
          <w:rFonts w:ascii="Georgia" w:hAnsi="Georgia"/>
          <w:sz w:val="24"/>
          <w:szCs w:val="24"/>
        </w:rPr>
        <w:t>): initial solution/</w:t>
      </w:r>
      <w:r w:rsidRPr="00F23064">
        <w:rPr>
          <w:rFonts w:ascii="Georgia" w:hAnsi="Georgia"/>
          <w:b/>
          <w:bCs/>
          <w:sz w:val="24"/>
          <w:szCs w:val="24"/>
        </w:rPr>
        <w:t>labile P</w:t>
      </w:r>
      <w:r w:rsidRPr="009B242D">
        <w:rPr>
          <w:rFonts w:ascii="Georgia" w:hAnsi="Georgia"/>
          <w:sz w:val="24"/>
          <w:szCs w:val="24"/>
        </w:rPr>
        <w:t>, mg kg</w:t>
      </w:r>
      <w:r w:rsidRPr="009B242D">
        <w:rPr>
          <w:rFonts w:ascii="Georgia" w:hAnsi="Georgia"/>
          <w:sz w:val="24"/>
          <w:szCs w:val="24"/>
          <w:vertAlign w:val="superscript"/>
        </w:rPr>
        <w:t>-</w:t>
      </w:r>
      <w:r w:rsidRPr="009B242D">
        <w:rPr>
          <w:rFonts w:ascii="Georgia" w:hAnsi="Georgia"/>
          <w:sz w:val="24"/>
          <w:szCs w:val="24"/>
        </w:rPr>
        <w:t>¹.</w:t>
      </w:r>
      <w:r w:rsidRPr="009B242D">
        <w:rPr>
          <w:rFonts w:ascii="Georgia" w:hAnsi="Georgia"/>
          <w:sz w:val="24"/>
          <w:szCs w:val="24"/>
        </w:rPr>
        <w:br/>
        <w:t>— SOL_ORG</w:t>
      </w:r>
      <w:r w:rsidRPr="00F23064">
        <w:rPr>
          <w:rFonts w:ascii="Georgia" w:hAnsi="Georgia"/>
          <w:sz w:val="24"/>
          <w:szCs w:val="24"/>
        </w:rPr>
        <w:t>P</w:t>
      </w:r>
      <w:r w:rsidRPr="009B242D">
        <w:rPr>
          <w:rFonts w:ascii="Georgia" w:hAnsi="Georgia"/>
          <w:sz w:val="24"/>
          <w:szCs w:val="24"/>
        </w:rPr>
        <w:t>(</w:t>
      </w:r>
      <w:r>
        <w:rPr>
          <w:rFonts w:ascii="Georgia" w:hAnsi="Georgia"/>
          <w:sz w:val="24"/>
          <w:szCs w:val="24"/>
        </w:rPr>
        <w:t>.chm</w:t>
      </w:r>
      <w:r w:rsidRPr="009B242D">
        <w:rPr>
          <w:rFonts w:ascii="Georgia" w:hAnsi="Georgia"/>
          <w:sz w:val="24"/>
          <w:szCs w:val="24"/>
        </w:rPr>
        <w:t xml:space="preserve">): initial </w:t>
      </w:r>
      <w:r w:rsidRPr="00F23064">
        <w:rPr>
          <w:rFonts w:ascii="Georgia" w:hAnsi="Georgia"/>
          <w:b/>
          <w:bCs/>
          <w:sz w:val="24"/>
          <w:szCs w:val="24"/>
        </w:rPr>
        <w:t>humic</w:t>
      </w:r>
      <w:r w:rsidRPr="009B242D">
        <w:rPr>
          <w:rFonts w:ascii="Georgia" w:hAnsi="Georgia"/>
          <w:sz w:val="24"/>
          <w:szCs w:val="24"/>
        </w:rPr>
        <w:t xml:space="preserve"> </w:t>
      </w:r>
      <w:r w:rsidRPr="00F23064">
        <w:rPr>
          <w:rFonts w:ascii="Georgia" w:hAnsi="Georgia"/>
          <w:b/>
          <w:bCs/>
          <w:sz w:val="24"/>
          <w:szCs w:val="24"/>
        </w:rPr>
        <w:t>organic P</w:t>
      </w:r>
      <w:r w:rsidRPr="009B242D">
        <w:rPr>
          <w:rFonts w:ascii="Georgia" w:hAnsi="Georgia"/>
          <w:sz w:val="24"/>
          <w:szCs w:val="24"/>
        </w:rPr>
        <w:t>, mg kg</w:t>
      </w:r>
      <w:r w:rsidRPr="009B242D">
        <w:rPr>
          <w:rFonts w:ascii="Georgia" w:hAnsi="Georgia"/>
          <w:sz w:val="24"/>
          <w:szCs w:val="24"/>
          <w:vertAlign w:val="superscript"/>
        </w:rPr>
        <w:t>-</w:t>
      </w:r>
      <w:r w:rsidRPr="009B242D">
        <w:rPr>
          <w:rFonts w:ascii="Georgia" w:hAnsi="Georgia"/>
          <w:sz w:val="24"/>
          <w:szCs w:val="24"/>
        </w:rPr>
        <w:t xml:space="preserve">¹. </w:t>
      </w:r>
    </w:p>
    <w:p w14:paraId="14F798AB" w14:textId="77777777" w:rsidR="00BA3A53" w:rsidRDefault="00BA3A53" w:rsidP="00BA3A53">
      <w:pPr>
        <w:spacing w:after="0" w:line="240" w:lineRule="auto"/>
        <w:rPr>
          <w:rFonts w:ascii="Georgia" w:hAnsi="Georgia"/>
          <w:sz w:val="24"/>
          <w:szCs w:val="24"/>
        </w:rPr>
      </w:pPr>
      <w:r w:rsidRPr="009B242D">
        <w:rPr>
          <w:rFonts w:ascii="Georgia" w:hAnsi="Georgia"/>
          <w:sz w:val="24"/>
          <w:szCs w:val="24"/>
        </w:rPr>
        <w:t>— SOL_</w:t>
      </w:r>
      <w:r w:rsidRPr="00F23064">
        <w:rPr>
          <w:rFonts w:ascii="Georgia" w:hAnsi="Georgia"/>
          <w:sz w:val="24"/>
          <w:szCs w:val="24"/>
        </w:rPr>
        <w:t>N</w:t>
      </w:r>
      <w:r w:rsidRPr="009B242D">
        <w:rPr>
          <w:rFonts w:ascii="Georgia" w:hAnsi="Georgia"/>
          <w:sz w:val="24"/>
          <w:szCs w:val="24"/>
        </w:rPr>
        <w:t>O3(</w:t>
      </w:r>
      <w:r>
        <w:rPr>
          <w:rFonts w:ascii="Georgia" w:hAnsi="Georgia"/>
          <w:sz w:val="24"/>
          <w:szCs w:val="24"/>
        </w:rPr>
        <w:t>.chm</w:t>
      </w:r>
      <w:r w:rsidRPr="009B242D">
        <w:rPr>
          <w:rFonts w:ascii="Georgia" w:hAnsi="Georgia"/>
          <w:sz w:val="24"/>
          <w:szCs w:val="24"/>
        </w:rPr>
        <w:t xml:space="preserve">): initial </w:t>
      </w:r>
      <w:r w:rsidRPr="00F23064">
        <w:rPr>
          <w:rFonts w:ascii="Georgia" w:hAnsi="Georgia"/>
          <w:b/>
          <w:bCs/>
          <w:sz w:val="24"/>
          <w:szCs w:val="24"/>
        </w:rPr>
        <w:t>nitrate-N</w:t>
      </w:r>
      <w:r w:rsidRPr="009B242D">
        <w:rPr>
          <w:rFonts w:ascii="Georgia" w:hAnsi="Georgia"/>
          <w:sz w:val="24"/>
          <w:szCs w:val="24"/>
        </w:rPr>
        <w:t>, mg kg</w:t>
      </w:r>
      <w:r w:rsidRPr="009B242D">
        <w:rPr>
          <w:rFonts w:ascii="Georgia" w:hAnsi="Georgia"/>
          <w:sz w:val="24"/>
          <w:szCs w:val="24"/>
          <w:vertAlign w:val="superscript"/>
        </w:rPr>
        <w:t>-</w:t>
      </w:r>
      <w:r w:rsidRPr="009B242D">
        <w:rPr>
          <w:rFonts w:ascii="Georgia" w:hAnsi="Georgia"/>
          <w:sz w:val="24"/>
          <w:szCs w:val="24"/>
        </w:rPr>
        <w:t>¹.</w:t>
      </w:r>
      <w:r w:rsidRPr="009B242D">
        <w:rPr>
          <w:rFonts w:ascii="Georgia" w:hAnsi="Georgia"/>
          <w:sz w:val="24"/>
          <w:szCs w:val="24"/>
        </w:rPr>
        <w:br/>
        <w:t>— SOL_ORG</w:t>
      </w:r>
      <w:r w:rsidRPr="009B242D">
        <w:rPr>
          <w:rFonts w:ascii="Georgia" w:hAnsi="Georgia"/>
          <w:b/>
          <w:bCs/>
          <w:sz w:val="24"/>
          <w:szCs w:val="24"/>
        </w:rPr>
        <w:t>N</w:t>
      </w:r>
      <w:r w:rsidRPr="009B242D">
        <w:rPr>
          <w:rFonts w:ascii="Georgia" w:hAnsi="Georgia"/>
          <w:sz w:val="24"/>
          <w:szCs w:val="24"/>
        </w:rPr>
        <w:t>(</w:t>
      </w:r>
      <w:r>
        <w:rPr>
          <w:rFonts w:ascii="Georgia" w:hAnsi="Georgia"/>
          <w:sz w:val="24"/>
          <w:szCs w:val="24"/>
        </w:rPr>
        <w:t>.chm</w:t>
      </w:r>
      <w:r w:rsidRPr="009B242D">
        <w:rPr>
          <w:rFonts w:ascii="Georgia" w:hAnsi="Georgia"/>
          <w:sz w:val="24"/>
          <w:szCs w:val="24"/>
        </w:rPr>
        <w:t xml:space="preserve">): initial </w:t>
      </w:r>
      <w:r w:rsidRPr="00F23064">
        <w:rPr>
          <w:rFonts w:ascii="Georgia" w:hAnsi="Georgia"/>
          <w:b/>
          <w:bCs/>
          <w:sz w:val="24"/>
          <w:szCs w:val="24"/>
        </w:rPr>
        <w:t>humic</w:t>
      </w:r>
      <w:r w:rsidRPr="009B242D">
        <w:rPr>
          <w:rFonts w:ascii="Georgia" w:hAnsi="Georgia"/>
          <w:sz w:val="24"/>
          <w:szCs w:val="24"/>
        </w:rPr>
        <w:t xml:space="preserve"> </w:t>
      </w:r>
      <w:r w:rsidRPr="00F23064">
        <w:rPr>
          <w:rFonts w:ascii="Georgia" w:hAnsi="Georgia"/>
          <w:b/>
          <w:bCs/>
          <w:sz w:val="24"/>
          <w:szCs w:val="24"/>
        </w:rPr>
        <w:t>organic N</w:t>
      </w:r>
      <w:r w:rsidRPr="009B242D">
        <w:rPr>
          <w:rFonts w:ascii="Georgia" w:hAnsi="Georgia"/>
          <w:sz w:val="24"/>
          <w:szCs w:val="24"/>
        </w:rPr>
        <w:t>, mg kg</w:t>
      </w:r>
      <w:r w:rsidRPr="009B242D">
        <w:rPr>
          <w:rFonts w:ascii="Georgia" w:hAnsi="Georgia"/>
          <w:sz w:val="24"/>
          <w:szCs w:val="24"/>
          <w:vertAlign w:val="superscript"/>
        </w:rPr>
        <w:t>-</w:t>
      </w:r>
      <w:r w:rsidRPr="009B242D">
        <w:rPr>
          <w:rFonts w:ascii="Georgia" w:hAnsi="Georgia"/>
          <w:sz w:val="24"/>
          <w:szCs w:val="24"/>
        </w:rPr>
        <w:t>¹.</w:t>
      </w:r>
    </w:p>
    <w:p w14:paraId="79A8A598" w14:textId="77777777" w:rsidR="00BA3A53" w:rsidRPr="002A48D1" w:rsidRDefault="00BA3A53" w:rsidP="00BA3A53">
      <w:pPr>
        <w:spacing w:after="0" w:line="240" w:lineRule="auto"/>
        <w:rPr>
          <w:rFonts w:ascii="Georgia" w:hAnsi="Georgia"/>
          <w:sz w:val="24"/>
          <w:szCs w:val="24"/>
        </w:rPr>
      </w:pPr>
      <w:r w:rsidRPr="009B242D">
        <w:rPr>
          <w:rFonts w:ascii="Georgia" w:hAnsi="Georgia"/>
          <w:sz w:val="24"/>
          <w:szCs w:val="24"/>
        </w:rPr>
        <w:t xml:space="preserve">— </w:t>
      </w:r>
      <w:r w:rsidRPr="002A48D1">
        <w:rPr>
          <w:rFonts w:ascii="Georgia" w:hAnsi="Georgia"/>
          <w:sz w:val="24"/>
          <w:szCs w:val="24"/>
        </w:rPr>
        <w:t xml:space="preserve">RSDIN </w:t>
      </w:r>
      <w:r>
        <w:rPr>
          <w:rFonts w:ascii="Georgia" w:hAnsi="Georgia"/>
          <w:sz w:val="24"/>
          <w:szCs w:val="24"/>
        </w:rPr>
        <w:t xml:space="preserve">(.hru) </w:t>
      </w:r>
      <w:r w:rsidRPr="002A48D1">
        <w:rPr>
          <w:rFonts w:ascii="Georgia" w:hAnsi="Georgia"/>
          <w:sz w:val="24"/>
          <w:szCs w:val="24"/>
        </w:rPr>
        <w:t>Initial residue cover [kg/ha]</w:t>
      </w:r>
      <w:r>
        <w:rPr>
          <w:rFonts w:ascii="Georgia" w:hAnsi="Georgia"/>
          <w:sz w:val="24"/>
          <w:szCs w:val="24"/>
        </w:rPr>
        <w:t xml:space="preserve">, translates to </w:t>
      </w:r>
      <w:r w:rsidRPr="00F23064">
        <w:rPr>
          <w:rFonts w:ascii="Georgia" w:hAnsi="Georgia"/>
          <w:b/>
          <w:bCs/>
          <w:sz w:val="24"/>
          <w:szCs w:val="24"/>
        </w:rPr>
        <w:t>fresh organic N &amp; P</w:t>
      </w:r>
      <w:r w:rsidRPr="002A48D1">
        <w:rPr>
          <w:rFonts w:ascii="Georgia" w:hAnsi="Georgia"/>
          <w:sz w:val="24"/>
          <w:szCs w:val="24"/>
        </w:rPr>
        <w:br/>
      </w:r>
    </w:p>
    <w:p w14:paraId="55E5B160" w14:textId="77777777" w:rsidR="00BA3A53" w:rsidRDefault="00BA3A53" w:rsidP="00BA3A53">
      <w:pPr>
        <w:spacing w:after="0" w:line="240" w:lineRule="auto"/>
        <w:rPr>
          <w:rFonts w:ascii="Georgia" w:hAnsi="Georgia"/>
          <w:sz w:val="24"/>
          <w:szCs w:val="24"/>
        </w:rPr>
      </w:pPr>
    </w:p>
    <w:p w14:paraId="67D2A523" w14:textId="77777777" w:rsidR="00BA3A53" w:rsidRDefault="00BA3A53" w:rsidP="00BA3A53">
      <w:pPr>
        <w:shd w:val="clear" w:color="auto" w:fill="FFFFFF"/>
        <w:spacing w:after="0" w:line="240" w:lineRule="auto"/>
        <w:rPr>
          <w:rFonts w:ascii="Georgia" w:hAnsi="Georgia"/>
          <w:sz w:val="24"/>
          <w:szCs w:val="24"/>
        </w:rPr>
      </w:pPr>
    </w:p>
    <w:p w14:paraId="171613D2" w14:textId="77777777" w:rsidR="00BA3A53" w:rsidRPr="00842928" w:rsidRDefault="00BA3A53" w:rsidP="00BA3A53">
      <w:pPr>
        <w:spacing w:line="240" w:lineRule="auto"/>
        <w:rPr>
          <w:rFonts w:ascii="Georgia" w:eastAsia="Times New Roman" w:hAnsi="Georgia" w:cs="Times New Roman"/>
          <w:kern w:val="0"/>
          <w:sz w:val="24"/>
          <w:szCs w:val="24"/>
          <w:lang w:val="en-US" w:eastAsia="es-ES"/>
        </w:rPr>
      </w:pPr>
      <w:r>
        <w:rPr>
          <w:rFonts w:ascii="Georgia" w:hAnsi="Georgia"/>
          <w:sz w:val="24"/>
          <w:szCs w:val="24"/>
        </w:rPr>
        <w:tab/>
      </w:r>
      <w:r w:rsidRPr="00842928">
        <w:rPr>
          <w:rFonts w:ascii="Georgia" w:hAnsi="Georgia"/>
          <w:b/>
          <w:i/>
          <w:sz w:val="24"/>
          <w:szCs w:val="24"/>
        </w:rPr>
        <w:t>Nutrient dynamic</w:t>
      </w:r>
      <w:r>
        <w:rPr>
          <w:rFonts w:ascii="Georgia" w:hAnsi="Georgia"/>
          <w:b/>
          <w:i/>
          <w:sz w:val="24"/>
          <w:szCs w:val="24"/>
        </w:rPr>
        <w:t xml:space="preserve"> simulation</w:t>
      </w:r>
      <w:r w:rsidRPr="00842928">
        <w:rPr>
          <w:rFonts w:ascii="Georgia" w:hAnsi="Georgia"/>
          <w:b/>
          <w:i/>
          <w:sz w:val="24"/>
          <w:szCs w:val="24"/>
        </w:rPr>
        <w:t>.</w:t>
      </w:r>
      <w:r>
        <w:rPr>
          <w:rFonts w:ascii="Georgia" w:hAnsi="Georgia"/>
          <w:sz w:val="24"/>
          <w:szCs w:val="24"/>
        </w:rPr>
        <w:t xml:space="preserve"> An  detailed</w:t>
      </w:r>
      <w:r w:rsidRPr="00842928">
        <w:rPr>
          <w:rFonts w:ascii="Georgia" w:hAnsi="Georgia"/>
          <w:sz w:val="24"/>
          <w:szCs w:val="24"/>
        </w:rPr>
        <w:t xml:space="preserve"> simulation of nutrient dynamics within the soil profile of agricultural fields </w:t>
      </w:r>
      <w:r>
        <w:rPr>
          <w:rFonts w:ascii="Georgia" w:hAnsi="Georgia"/>
          <w:sz w:val="24"/>
          <w:szCs w:val="24"/>
        </w:rPr>
        <w:t xml:space="preserve">will </w:t>
      </w:r>
      <w:r w:rsidRPr="00842928">
        <w:rPr>
          <w:rFonts w:ascii="Georgia" w:hAnsi="Georgia"/>
          <w:sz w:val="24"/>
          <w:szCs w:val="24"/>
        </w:rPr>
        <w:t>require comprehensive and high-resolution input data describing both agricultural management practices and inherent soil properties</w:t>
      </w:r>
      <w:r>
        <w:rPr>
          <w:rFonts w:ascii="Georgia" w:hAnsi="Georgia"/>
          <w:sz w:val="24"/>
          <w:szCs w:val="24"/>
        </w:rPr>
        <w:t xml:space="preserve"> (see for example, Huertas-Fernández et al 2025)</w:t>
      </w:r>
      <w:r w:rsidRPr="00842928">
        <w:rPr>
          <w:rFonts w:ascii="Georgia" w:hAnsi="Georgia"/>
          <w:sz w:val="24"/>
          <w:szCs w:val="24"/>
        </w:rPr>
        <w:t xml:space="preserve">. </w:t>
      </w:r>
      <w:r w:rsidRPr="00842928">
        <w:rPr>
          <w:rFonts w:ascii="Georgia" w:hAnsi="Georgia"/>
          <w:b/>
          <w:sz w:val="24"/>
          <w:szCs w:val="24"/>
        </w:rPr>
        <w:t xml:space="preserve">Agricultural practices </w:t>
      </w:r>
      <w:r w:rsidRPr="00842928">
        <w:rPr>
          <w:rFonts w:ascii="Georgia" w:hAnsi="Georgia"/>
          <w:sz w:val="24"/>
          <w:szCs w:val="24"/>
        </w:rPr>
        <w:t>directly regulate nutrient inputs</w:t>
      </w:r>
      <w:r>
        <w:rPr>
          <w:rFonts w:ascii="Georgia" w:hAnsi="Georgia"/>
          <w:sz w:val="24"/>
          <w:szCs w:val="24"/>
        </w:rPr>
        <w:t xml:space="preserve"> (fertilization)</w:t>
      </w:r>
      <w:r w:rsidRPr="00842928">
        <w:rPr>
          <w:rFonts w:ascii="Georgia" w:hAnsi="Georgia"/>
          <w:sz w:val="24"/>
          <w:szCs w:val="24"/>
        </w:rPr>
        <w:t>, transformations, redistribution, plant uptake, and losses through leaching, volatilization, or runoff.</w:t>
      </w:r>
      <w:r>
        <w:rPr>
          <w:rFonts w:ascii="Georgia" w:hAnsi="Georgia"/>
          <w:sz w:val="24"/>
          <w:szCs w:val="24"/>
        </w:rPr>
        <w:t xml:space="preserve"> </w:t>
      </w:r>
      <w:r w:rsidRPr="00842928">
        <w:rPr>
          <w:rFonts w:ascii="Georgia" w:hAnsi="Georgia"/>
          <w:sz w:val="24"/>
          <w:szCs w:val="24"/>
        </w:rPr>
        <w:t>Detailed information on fertilization practices, including fertilizer type (mineral or organic), nutrient composition, application rates, timing, frequency, and method of application</w:t>
      </w:r>
      <w:r>
        <w:rPr>
          <w:rFonts w:ascii="Georgia" w:hAnsi="Georgia"/>
          <w:sz w:val="24"/>
          <w:szCs w:val="24"/>
        </w:rPr>
        <w:t>, is needed</w:t>
      </w:r>
      <w:r w:rsidRPr="00842928">
        <w:rPr>
          <w:rFonts w:ascii="Georgia" w:hAnsi="Georgia"/>
          <w:sz w:val="24"/>
          <w:szCs w:val="24"/>
        </w:rPr>
        <w:t xml:space="preserve">. Irrigation management must also be characterized in terms of method, application volume, scheduling, and water quality, as these </w:t>
      </w:r>
      <w:r>
        <w:rPr>
          <w:rFonts w:ascii="Georgia" w:hAnsi="Georgia"/>
          <w:sz w:val="24"/>
          <w:szCs w:val="24"/>
        </w:rPr>
        <w:t>practices</w:t>
      </w:r>
      <w:r w:rsidRPr="00842928">
        <w:rPr>
          <w:rFonts w:ascii="Georgia" w:hAnsi="Georgia"/>
          <w:sz w:val="24"/>
          <w:szCs w:val="24"/>
        </w:rPr>
        <w:t xml:space="preserve"> influence nutrient mobility and availability. Tillage operations, including type, depth, frequency, and timing, affect soil structure, aeration, and organic matter decomposition, thereby influencing nutrient cycling processes. Furthermore, crop rotation schemes, planting and harvest dates, rooting depth, biomass production, and residue management practices must be incorporated to adequately simulate plant nutrient uptake and organic matter inputs.</w:t>
      </w:r>
      <w:r>
        <w:rPr>
          <w:rFonts w:ascii="Georgia" w:hAnsi="Georgia"/>
          <w:sz w:val="24"/>
          <w:szCs w:val="24"/>
        </w:rPr>
        <w:t xml:space="preserve"> </w:t>
      </w:r>
      <w:r w:rsidRPr="00842928">
        <w:rPr>
          <w:rFonts w:ascii="Georgia" w:hAnsi="Georgia"/>
          <w:sz w:val="24"/>
          <w:szCs w:val="24"/>
        </w:rPr>
        <w:t>In addition to management data,</w:t>
      </w:r>
      <w:r w:rsidRPr="00842928">
        <w:rPr>
          <w:rFonts w:ascii="Georgia" w:hAnsi="Georgia"/>
          <w:b/>
          <w:sz w:val="24"/>
          <w:szCs w:val="24"/>
        </w:rPr>
        <w:t xml:space="preserve"> </w:t>
      </w:r>
      <w:r w:rsidRPr="00842928">
        <w:rPr>
          <w:rFonts w:ascii="Georgia" w:hAnsi="Georgia"/>
          <w:sz w:val="24"/>
          <w:szCs w:val="24"/>
        </w:rPr>
        <w:t>accurate characterization of</w:t>
      </w:r>
      <w:r w:rsidRPr="00842928">
        <w:rPr>
          <w:rFonts w:ascii="Georgia" w:hAnsi="Georgia"/>
          <w:b/>
          <w:sz w:val="24"/>
          <w:szCs w:val="24"/>
        </w:rPr>
        <w:t xml:space="preserve"> soil physical, chemical, and biological properties</w:t>
      </w:r>
      <w:r w:rsidRPr="00842928">
        <w:rPr>
          <w:rFonts w:ascii="Georgia" w:hAnsi="Georgia"/>
          <w:sz w:val="24"/>
          <w:szCs w:val="24"/>
        </w:rPr>
        <w:t xml:space="preserve"> is required. Soil texture, bulk density, porosity, and hydraulic conductivity govern water movement and nutrient transport within the soil profile. Chemical parameters such as initial nutrient concentrations, soil organic matter content, cation exchange capacity, pH, and carbon-to-nitrogen ratio influence nutrient retention and transformation processes. Biological activity, including mineralization, nitrification, and denitrification rates, further determines nutrient availability and losses.</w:t>
      </w:r>
      <w:r>
        <w:rPr>
          <w:rFonts w:ascii="Georgia" w:hAnsi="Georgia"/>
          <w:sz w:val="24"/>
          <w:szCs w:val="24"/>
        </w:rPr>
        <w:t xml:space="preserve"> </w:t>
      </w:r>
      <w:r w:rsidRPr="00842928">
        <w:rPr>
          <w:rFonts w:ascii="Georgia" w:hAnsi="Georgia"/>
          <w:sz w:val="24"/>
          <w:szCs w:val="24"/>
        </w:rPr>
        <w:t xml:space="preserve">Finally, </w:t>
      </w:r>
      <w:r w:rsidRPr="00842928">
        <w:rPr>
          <w:rFonts w:ascii="Georgia" w:hAnsi="Georgia"/>
          <w:b/>
          <w:sz w:val="24"/>
          <w:szCs w:val="24"/>
        </w:rPr>
        <w:t>climatic variables</w:t>
      </w:r>
      <w:r w:rsidRPr="00842928">
        <w:rPr>
          <w:rFonts w:ascii="Georgia" w:hAnsi="Georgia"/>
          <w:sz w:val="24"/>
          <w:szCs w:val="24"/>
        </w:rPr>
        <w:t xml:space="preserve"> such as precipitation, temperature, evapotranspiration, and solar radiation serve as key external drivers of soil water balance and biogeochemical processes. The integration of detailed management information, soil characteristics, and climatic data ensure</w:t>
      </w:r>
      <w:r>
        <w:rPr>
          <w:rFonts w:ascii="Georgia" w:hAnsi="Georgia"/>
          <w:sz w:val="24"/>
          <w:szCs w:val="24"/>
        </w:rPr>
        <w:t>s</w:t>
      </w:r>
      <w:r w:rsidRPr="00842928">
        <w:rPr>
          <w:rFonts w:ascii="Georgia" w:hAnsi="Georgia"/>
          <w:sz w:val="24"/>
          <w:szCs w:val="24"/>
        </w:rPr>
        <w:t xml:space="preserve"> robust and reliable simulation of nutrient dynamics in agricultural systems.</w:t>
      </w:r>
      <w:r>
        <w:rPr>
          <w:rFonts w:ascii="Georgia" w:hAnsi="Georgia"/>
          <w:sz w:val="24"/>
          <w:szCs w:val="24"/>
        </w:rPr>
        <w:t xml:space="preserve"> </w:t>
      </w:r>
      <w:r w:rsidRPr="00842928">
        <w:rPr>
          <w:rFonts w:ascii="Georgia" w:eastAsia="Times New Roman" w:hAnsi="Georgia" w:cs="Times New Roman"/>
          <w:kern w:val="0"/>
          <w:sz w:val="24"/>
          <w:szCs w:val="24"/>
          <w:lang w:val="en-US" w:eastAsia="es-ES"/>
        </w:rPr>
        <w:t xml:space="preserve">SWAT incorporates a comprehensive internal database containing crop parameters and generic </w:t>
      </w:r>
      <w:r w:rsidRPr="00842928">
        <w:rPr>
          <w:rFonts w:ascii="Georgia" w:eastAsia="Times New Roman" w:hAnsi="Georgia" w:cs="Times New Roman"/>
          <w:kern w:val="0"/>
          <w:sz w:val="24"/>
          <w:szCs w:val="24"/>
          <w:lang w:val="en-US" w:eastAsia="es-ES"/>
        </w:rPr>
        <w:lastRenderedPageBreak/>
        <w:t>management practices (planting, tillage, fertilisation, and irrigation schedules) for a wide range of crops and land uses. These predefined datasets, stored in management databases (e.g., CROP.DAT, FERT.DAT, TILL.DAT, URBAN.DAT) and operation files (.MGT), enable simulation of crop growth, soil processes, and nutrient dynamics, even in the absence of site-specific management information, and allow alternative management scenarios to be explored across diverse agricultural systems.</w:t>
      </w:r>
    </w:p>
    <w:p w14:paraId="45032C8A" w14:textId="77777777" w:rsidR="00BA3A53" w:rsidRPr="00A16122" w:rsidRDefault="00BA3A53" w:rsidP="00BA3A53">
      <w:pPr>
        <w:spacing w:after="160" w:line="240" w:lineRule="auto"/>
        <w:rPr>
          <w:rFonts w:ascii="Georgia" w:hAnsi="Georgia"/>
          <w:sz w:val="24"/>
          <w:szCs w:val="24"/>
        </w:rPr>
      </w:pPr>
      <w:r>
        <w:rPr>
          <w:rFonts w:ascii="Georgia" w:hAnsi="Georgia"/>
          <w:sz w:val="24"/>
          <w:szCs w:val="24"/>
        </w:rPr>
        <w:tab/>
      </w:r>
      <w:bookmarkStart w:id="8" w:name="_Toc209034745"/>
      <w:r>
        <w:rPr>
          <w:rFonts w:ascii="Georgia" w:hAnsi="Georgia"/>
          <w:sz w:val="24"/>
          <w:szCs w:val="24"/>
        </w:rPr>
        <w:t xml:space="preserve"> </w:t>
      </w:r>
      <w:r>
        <w:rPr>
          <w:rFonts w:ascii="Georgia" w:hAnsi="Georgia"/>
          <w:sz w:val="24"/>
          <w:szCs w:val="24"/>
        </w:rPr>
        <w:tab/>
      </w:r>
      <w:r w:rsidRPr="006736BD">
        <w:rPr>
          <w:rFonts w:ascii="Georgia" w:hAnsi="Georgia"/>
          <w:sz w:val="24"/>
          <w:szCs w:val="24"/>
        </w:rPr>
        <w:t xml:space="preserve">The Soil and Water Assessment Tool (SWAT) has become one of the most widely applied models for watershed-scale hydrology and water quality assessment. </w:t>
      </w:r>
      <w:r w:rsidRPr="00A16122">
        <w:rPr>
          <w:rFonts w:ascii="Georgia" w:hAnsi="Georgia"/>
          <w:sz w:val="24"/>
          <w:szCs w:val="24"/>
        </w:rPr>
        <w:t xml:space="preserve">Extensive documentation and a large user community underpin method transparency and reproducibility. </w:t>
      </w:r>
      <w:r w:rsidRPr="006736BD">
        <w:rPr>
          <w:rFonts w:ascii="Georgia" w:hAnsi="Georgia"/>
          <w:sz w:val="24"/>
          <w:szCs w:val="24"/>
        </w:rPr>
        <w:t>Its popularity stems from its ability to integrate multiple environmental drivers within a continuous, process-based modeling framework. Specifically, SWAT couples climate variability, land use, soil characteristics, topography, and agricultural management practices to simulate the movement of water, sediments, and nutrients across complex catchment systems.</w:t>
      </w:r>
      <w:r w:rsidRPr="00A16122" w:rsidDel="007B472C">
        <w:rPr>
          <w:rFonts w:ascii="Georgia" w:hAnsi="Georgia"/>
          <w:sz w:val="24"/>
          <w:szCs w:val="24"/>
        </w:rPr>
        <w:t xml:space="preserve"> </w:t>
      </w:r>
      <w:r w:rsidRPr="00842928">
        <w:rPr>
          <w:rFonts w:ascii="Georgia" w:hAnsi="Georgia"/>
          <w:sz w:val="24"/>
          <w:szCs w:val="24"/>
        </w:rPr>
        <w:t>Its flexibility, extensive documentation, and large international user community have further contributed to its widespread adoption in both research and applied water resource management contexts.</w:t>
      </w:r>
      <w:r w:rsidRPr="00BB164A">
        <w:rPr>
          <w:rFonts w:ascii="Georgia" w:hAnsi="Georgia"/>
          <w:sz w:val="24"/>
          <w:szCs w:val="24"/>
          <w:highlight w:val="green"/>
        </w:rPr>
        <w:t xml:space="preserve"> (WE NEED TO DOCUMENT THIS – there may be a review paper in which SWAT applications have been reviewed, or in the webpage there is a list of applications PROJECTS?)</w:t>
      </w:r>
      <w:r>
        <w:rPr>
          <w:rFonts w:ascii="Georgia" w:hAnsi="Georgia"/>
          <w:sz w:val="24"/>
          <w:szCs w:val="24"/>
        </w:rPr>
        <w:t xml:space="preserve">. </w:t>
      </w:r>
    </w:p>
    <w:p w14:paraId="25D08E64" w14:textId="77777777" w:rsidR="00BA3A53" w:rsidRPr="00A16122" w:rsidRDefault="00BA3A53" w:rsidP="00BA3A53">
      <w:pPr>
        <w:pStyle w:val="Heading2"/>
        <w:rPr>
          <w:rFonts w:ascii="Georgia" w:hAnsi="Georgia"/>
          <w:sz w:val="24"/>
          <w:szCs w:val="24"/>
        </w:rPr>
      </w:pPr>
      <w:bookmarkStart w:id="9" w:name="_Toc209034772"/>
      <w:bookmarkStart w:id="10" w:name="_Toc209674312"/>
      <w:r w:rsidRPr="00842928">
        <w:rPr>
          <w:rFonts w:ascii="Georgia" w:hAnsi="Georgia"/>
          <w:b/>
          <w:sz w:val="24"/>
          <w:szCs w:val="24"/>
        </w:rPr>
        <w:t>SWAT</w:t>
      </w:r>
      <w:r>
        <w:rPr>
          <w:rFonts w:ascii="Georgia" w:hAnsi="Georgia"/>
          <w:b/>
          <w:sz w:val="24"/>
          <w:szCs w:val="24"/>
        </w:rPr>
        <w:t>-Cubillas</w:t>
      </w:r>
      <w:r w:rsidRPr="00842928">
        <w:rPr>
          <w:rFonts w:ascii="Georgia" w:hAnsi="Georgia"/>
          <w:b/>
          <w:sz w:val="24"/>
          <w:szCs w:val="24"/>
        </w:rPr>
        <w:t xml:space="preserve"> Model Setup</w:t>
      </w:r>
      <w:r>
        <w:rPr>
          <w:rFonts w:ascii="Georgia" w:hAnsi="Georgia"/>
          <w:b/>
          <w:sz w:val="24"/>
          <w:szCs w:val="24"/>
        </w:rPr>
        <w:t xml:space="preserve">: </w:t>
      </w:r>
      <w:r w:rsidRPr="00842928">
        <w:rPr>
          <w:rFonts w:ascii="Georgia" w:hAnsi="Georgia"/>
          <w:b/>
          <w:sz w:val="24"/>
          <w:szCs w:val="24"/>
        </w:rPr>
        <w:t>Hydrology and Soil Erosion</w:t>
      </w:r>
      <w:r w:rsidRPr="00A16122" w:rsidDel="00DD1B07">
        <w:rPr>
          <w:rFonts w:ascii="Georgia" w:hAnsi="Georgia"/>
          <w:sz w:val="24"/>
          <w:szCs w:val="24"/>
        </w:rPr>
        <w:t xml:space="preserve"> </w:t>
      </w:r>
      <w:bookmarkEnd w:id="9"/>
      <w:bookmarkEnd w:id="10"/>
    </w:p>
    <w:p w14:paraId="4CF34727" w14:textId="77777777" w:rsidR="00BA3A53" w:rsidRDefault="00BA3A53" w:rsidP="00BA3A53">
      <w:pPr>
        <w:spacing w:line="240" w:lineRule="auto"/>
        <w:rPr>
          <w:rFonts w:ascii="Georgia" w:hAnsi="Georgia"/>
          <w:sz w:val="24"/>
          <w:szCs w:val="24"/>
        </w:rPr>
      </w:pPr>
      <w:r w:rsidRPr="00E83665">
        <w:rPr>
          <w:rFonts w:ascii="Georgia" w:hAnsi="Georgia"/>
          <w:sz w:val="24"/>
          <w:szCs w:val="24"/>
        </w:rPr>
        <w:tab/>
        <w:t xml:space="preserve">The Soil and Water Assessment Tool (Arnold et al., 2012) was used to simulate water, sediment, and nutrient fluxes into </w:t>
      </w:r>
      <w:r>
        <w:rPr>
          <w:rFonts w:ascii="Georgia" w:hAnsi="Georgia"/>
          <w:sz w:val="24"/>
          <w:szCs w:val="24"/>
        </w:rPr>
        <w:t xml:space="preserve">Cubillas </w:t>
      </w:r>
      <w:r w:rsidRPr="00E83665">
        <w:rPr>
          <w:rFonts w:ascii="Georgia" w:hAnsi="Georgia"/>
          <w:sz w:val="24"/>
          <w:szCs w:val="24"/>
        </w:rPr>
        <w:t>reservoir</w:t>
      </w:r>
      <w:r>
        <w:rPr>
          <w:rFonts w:ascii="Georgia" w:hAnsi="Georgia"/>
          <w:sz w:val="24"/>
          <w:szCs w:val="24"/>
        </w:rPr>
        <w:t xml:space="preserve"> from its contributing watershed</w:t>
      </w:r>
      <w:r w:rsidRPr="00E83665">
        <w:rPr>
          <w:rFonts w:ascii="Georgia" w:hAnsi="Georgia"/>
          <w:sz w:val="24"/>
          <w:szCs w:val="24"/>
        </w:rPr>
        <w:t xml:space="preserve"> </w:t>
      </w:r>
      <w:r w:rsidRPr="00811D1B">
        <w:rPr>
          <w:rFonts w:ascii="Georgia" w:hAnsi="Georgia"/>
          <w:sz w:val="24"/>
          <w:szCs w:val="24"/>
        </w:rPr>
        <w:t>over a 40-year period starting in January 1981. This</w:t>
      </w:r>
      <w:r w:rsidRPr="00E83665">
        <w:rPr>
          <w:rFonts w:ascii="Georgia" w:hAnsi="Georgia"/>
          <w:sz w:val="24"/>
          <w:szCs w:val="24"/>
        </w:rPr>
        <w:t xml:space="preserve"> time window broadly complies with methodological recommendations in the literature, which suggest using climate records of at least 15–30 years to obtain robust results in distributed hydrological models (Moriasi et al., 2007; Arnold et al., 2012). Moreover, it encompasses both prolonged drought episodes and significant wet periods, thereby representing the hydroclimatic variability characteristic of the southern Iberian Peninsula (Vicente-Serrano et al., 2014).</w:t>
      </w:r>
    </w:p>
    <w:p w14:paraId="2BFD7F2E" w14:textId="77777777" w:rsidR="00BA3A53" w:rsidRDefault="00BA3A53" w:rsidP="00BA3A53">
      <w:pPr>
        <w:spacing w:line="240" w:lineRule="auto"/>
        <w:rPr>
          <w:rFonts w:ascii="Georgia" w:hAnsi="Georgia"/>
          <w:sz w:val="24"/>
          <w:szCs w:val="24"/>
        </w:rPr>
      </w:pPr>
    </w:p>
    <w:p w14:paraId="3704E3A6" w14:textId="77777777" w:rsidR="00BA3A53" w:rsidRPr="008B560F" w:rsidRDefault="00BA3A53" w:rsidP="00BA3A53">
      <w:pPr>
        <w:spacing w:after="0" w:line="240" w:lineRule="auto"/>
        <w:rPr>
          <w:rFonts w:ascii="Georgia" w:hAnsi="Georgia"/>
        </w:rPr>
      </w:pPr>
      <w:r w:rsidRPr="006C78E6">
        <w:rPr>
          <w:rFonts w:ascii="Georgia" w:hAnsi="Georgia"/>
          <w:highlight w:val="cyan"/>
        </w:rPr>
        <w:t xml:space="preserve">PLACEHOLDER </w:t>
      </w:r>
      <w:r w:rsidRPr="008B560F">
        <w:rPr>
          <w:rFonts w:ascii="Georgia" w:hAnsi="Georgia"/>
          <w:highlight w:val="cyan"/>
        </w:rPr>
        <w:t>FIG 5 (Maybe incorporate more info than just subbasins and reaches)</w:t>
      </w:r>
      <w:r>
        <w:rPr>
          <w:rFonts w:ascii="Georgia" w:hAnsi="Georgia"/>
        </w:rPr>
        <w:br/>
      </w:r>
    </w:p>
    <w:p w14:paraId="519E2C46" w14:textId="77777777" w:rsidR="00BA3A53" w:rsidRPr="00E83665" w:rsidRDefault="00BA3A53" w:rsidP="00BA3A53">
      <w:pPr>
        <w:spacing w:after="0" w:line="240" w:lineRule="auto"/>
        <w:rPr>
          <w:rFonts w:ascii="Georgia" w:hAnsi="Georgia"/>
          <w:sz w:val="24"/>
          <w:szCs w:val="24"/>
        </w:rPr>
      </w:pPr>
      <w:r w:rsidRPr="00E83665">
        <w:rPr>
          <w:rFonts w:ascii="Georgia" w:hAnsi="Georgia"/>
          <w:sz w:val="24"/>
          <w:szCs w:val="24"/>
        </w:rPr>
        <w:tab/>
        <w:t>The basin was subdivided into 17 sub-basins</w:t>
      </w:r>
      <w:r>
        <w:rPr>
          <w:rFonts w:ascii="Georgia" w:hAnsi="Georgia"/>
          <w:sz w:val="24"/>
          <w:szCs w:val="24"/>
        </w:rPr>
        <w:t xml:space="preserve"> (see </w:t>
      </w:r>
      <w:r>
        <w:rPr>
          <w:rFonts w:ascii="Georgia" w:hAnsi="Georgia"/>
          <w:sz w:val="24"/>
          <w:szCs w:val="24"/>
          <w:highlight w:val="cyan"/>
        </w:rPr>
        <w:t>F</w:t>
      </w:r>
      <w:r w:rsidRPr="00A02718">
        <w:rPr>
          <w:rFonts w:ascii="Georgia" w:hAnsi="Georgia"/>
          <w:sz w:val="24"/>
          <w:szCs w:val="24"/>
          <w:highlight w:val="cyan"/>
        </w:rPr>
        <w:t>ig</w:t>
      </w:r>
      <w:r>
        <w:rPr>
          <w:rFonts w:ascii="Georgia" w:hAnsi="Georgia"/>
          <w:sz w:val="24"/>
          <w:szCs w:val="24"/>
          <w:highlight w:val="cyan"/>
        </w:rPr>
        <w:t>.</w:t>
      </w:r>
      <w:r w:rsidRPr="00FA6F6F">
        <w:rPr>
          <w:rFonts w:ascii="Georgia" w:hAnsi="Georgia"/>
          <w:sz w:val="24"/>
          <w:szCs w:val="24"/>
          <w:highlight w:val="cyan"/>
        </w:rPr>
        <w:t xml:space="preserve"> 5</w:t>
      </w:r>
      <w:r>
        <w:rPr>
          <w:rFonts w:ascii="Georgia" w:hAnsi="Georgia"/>
          <w:sz w:val="24"/>
          <w:szCs w:val="24"/>
        </w:rPr>
        <w:t>)</w:t>
      </w:r>
      <w:r w:rsidRPr="00E83665">
        <w:rPr>
          <w:rFonts w:ascii="Georgia" w:hAnsi="Georgia"/>
          <w:sz w:val="24"/>
          <w:szCs w:val="24"/>
        </w:rPr>
        <w:t xml:space="preserve">, with the main outlet located at the </w:t>
      </w:r>
      <w:r w:rsidRPr="005F20F1">
        <w:rPr>
          <w:rFonts w:ascii="Georgia" w:hAnsi="Georgia"/>
          <w:sz w:val="24"/>
          <w:szCs w:val="24"/>
        </w:rPr>
        <w:t>exact position of the Cubillas Reservoir dam. Additionally, secondary outlet points were defined (1) near the headwaters and (2) upstream of junctions within the network of river reaches defined by the Guadalquivir River Basin Authority (Confederación Hidrográfica del Guadalquivir, Plan Hidrológico de Cuenca 2023).</w:t>
      </w:r>
      <w:r w:rsidRPr="00E83665">
        <w:rPr>
          <w:rFonts w:ascii="Georgia" w:hAnsi="Georgia"/>
          <w:sz w:val="24"/>
          <w:szCs w:val="24"/>
        </w:rPr>
        <w:t xml:space="preserve"> Each reach in this network is designated as a water body for monitoring and water quality control.</w:t>
      </w:r>
      <w:r w:rsidRPr="00E83665" w:rsidDel="008B1F7C">
        <w:rPr>
          <w:rFonts w:ascii="Georgia" w:hAnsi="Georgia"/>
          <w:sz w:val="24"/>
          <w:szCs w:val="24"/>
        </w:rPr>
        <w:t xml:space="preserve"> </w:t>
      </w:r>
      <w:r w:rsidRPr="00E83665">
        <w:rPr>
          <w:rFonts w:ascii="Georgia" w:hAnsi="Georgia"/>
          <w:sz w:val="24"/>
          <w:szCs w:val="24"/>
        </w:rPr>
        <w:t xml:space="preserve">This approach ensures that each reach or water body within the river network is associated with a corresponding sub-basin in the </w:t>
      </w:r>
      <w:r w:rsidRPr="009C2B62">
        <w:rPr>
          <w:rFonts w:ascii="Georgia" w:hAnsi="Georgia"/>
          <w:sz w:val="24"/>
          <w:szCs w:val="24"/>
        </w:rPr>
        <w:t>model. A National scale Digital Terrain Model DTM with a spatial resolution of 25 × 25 m (Instituto Geofráfico Nacional 2020) was used to delineate the drainage network</w:t>
      </w:r>
      <w:r w:rsidRPr="00E83665">
        <w:rPr>
          <w:rFonts w:ascii="Georgia" w:hAnsi="Georgia"/>
          <w:sz w:val="24"/>
          <w:szCs w:val="24"/>
        </w:rPr>
        <w:t xml:space="preserve"> and to subdivide the catchment into subbasins (Winchell et al., 2013). In addition, the </w:t>
      </w:r>
      <w:r w:rsidRPr="00E83665">
        <w:rPr>
          <w:rFonts w:ascii="Georgia" w:hAnsi="Georgia"/>
          <w:bCs/>
          <w:sz w:val="24"/>
          <w:szCs w:val="24"/>
        </w:rPr>
        <w:t xml:space="preserve">DTM </w:t>
      </w:r>
      <w:r w:rsidRPr="00E83665">
        <w:rPr>
          <w:rFonts w:ascii="Georgia" w:hAnsi="Georgia"/>
          <w:sz w:val="24"/>
          <w:szCs w:val="24"/>
        </w:rPr>
        <w:t xml:space="preserve">was used to derive five slope classes for the </w:t>
      </w:r>
      <w:r w:rsidRPr="009C2B62">
        <w:rPr>
          <w:rFonts w:ascii="Georgia" w:hAnsi="Georgia"/>
          <w:sz w:val="24"/>
          <w:szCs w:val="24"/>
        </w:rPr>
        <w:t>catchment (Winchell et al., 2013; Neitsch et al., 2011)</w:t>
      </w:r>
      <w:r w:rsidRPr="00E83665">
        <w:rPr>
          <w:rFonts w:ascii="Georgia" w:hAnsi="Georgia"/>
          <w:sz w:val="24"/>
          <w:szCs w:val="24"/>
        </w:rPr>
        <w:t xml:space="preserve">. The model was forced using daily precipitation, as well as minimum and maximum temperatures, estimated from a network of meteorological stations maintained by various national and regional agencies. Rainfall and temperature records were interpolated to the centroids of the 17 sub-basins identified within the catchment following the approach described in </w:t>
      </w:r>
      <w:r w:rsidRPr="00E83665">
        <w:rPr>
          <w:rFonts w:ascii="Georgia" w:hAnsi="Georgia"/>
          <w:sz w:val="24"/>
          <w:szCs w:val="24"/>
          <w:highlight w:val="yellow"/>
        </w:rPr>
        <w:t>(Herrero et al. XXXX NIVAL?)</w:t>
      </w:r>
      <w:r w:rsidRPr="00E83665">
        <w:rPr>
          <w:rFonts w:ascii="Georgia" w:hAnsi="Georgia"/>
          <w:sz w:val="24"/>
          <w:szCs w:val="24"/>
        </w:rPr>
        <w:t xml:space="preserve">. </w:t>
      </w:r>
    </w:p>
    <w:p w14:paraId="3C155285" w14:textId="77777777" w:rsidR="00BA3A53" w:rsidRDefault="00BA3A53" w:rsidP="00BA3A53">
      <w:pPr>
        <w:spacing w:after="0" w:line="240" w:lineRule="auto"/>
        <w:rPr>
          <w:rFonts w:ascii="Georgia" w:hAnsi="Georgia"/>
        </w:rPr>
      </w:pPr>
    </w:p>
    <w:p w14:paraId="190B9109" w14:textId="77777777" w:rsidR="00BA3A53" w:rsidRPr="006C78E6" w:rsidRDefault="00BA3A53" w:rsidP="00BA3A53">
      <w:pPr>
        <w:spacing w:after="0" w:line="240" w:lineRule="auto"/>
        <w:rPr>
          <w:rFonts w:ascii="Georgia" w:hAnsi="Georgia"/>
          <w:lang w:val="en-US"/>
        </w:rPr>
      </w:pPr>
    </w:p>
    <w:p w14:paraId="6BC7BC24" w14:textId="77777777" w:rsidR="00BA3A53" w:rsidRPr="00E83665" w:rsidRDefault="00BA3A53" w:rsidP="00BA3A53">
      <w:pPr>
        <w:spacing w:after="0" w:line="240" w:lineRule="auto"/>
        <w:rPr>
          <w:rFonts w:ascii="Georgia" w:hAnsi="Georgia"/>
          <w:sz w:val="24"/>
          <w:szCs w:val="24"/>
        </w:rPr>
      </w:pPr>
      <w:r w:rsidRPr="006C78E6">
        <w:rPr>
          <w:rFonts w:ascii="Georgia" w:hAnsi="Georgia"/>
          <w:lang w:val="en-US"/>
        </w:rPr>
        <w:tab/>
      </w:r>
      <w:r w:rsidRPr="00E83665">
        <w:rPr>
          <w:rFonts w:ascii="Georgia" w:hAnsi="Georgia"/>
          <w:sz w:val="24"/>
          <w:szCs w:val="24"/>
        </w:rPr>
        <w:t xml:space="preserve">The soil database  was developed by integrating two different sources of information and applying the pedotransfer functions proposed by </w:t>
      </w:r>
      <w:r w:rsidRPr="00A31E9F">
        <w:rPr>
          <w:rFonts w:ascii="Georgia" w:hAnsi="Georgia"/>
          <w:sz w:val="24"/>
          <w:szCs w:val="24"/>
        </w:rPr>
        <w:t>Saxton and Rawls 2006)</w:t>
      </w:r>
      <w:r w:rsidRPr="00E83665">
        <w:rPr>
          <w:rFonts w:ascii="Georgia" w:hAnsi="Georgia"/>
          <w:sz w:val="24"/>
          <w:szCs w:val="24"/>
        </w:rPr>
        <w:t xml:space="preserve"> to estimate soil parameters not directly available in the original databases (Bouma, 1989). In particular, the following raster datasets were used: (1) the European Soil Database (ESDB) and derived continental-scale products for soil depth and texture, porosity organic carbon, and bulk density (Panagos et al., 2012; Panagos et al., 2022), accessed through the European Soil Data Centre (ESDAC); and (2) the National Soil Erosion Inventory (MITECO, 2020) for the USLE K factor (soil erodibility). The Lithological Map of Andalusia </w:t>
      </w:r>
      <w:r w:rsidRPr="00E83665">
        <w:rPr>
          <w:rFonts w:ascii="Georgia" w:hAnsi="Georgia"/>
          <w:sz w:val="24"/>
          <w:szCs w:val="24"/>
          <w:highlight w:val="cyan"/>
        </w:rPr>
        <w:t>(Junta de Andalucía</w:t>
      </w:r>
      <w:commentRangeStart w:id="11"/>
      <w:r w:rsidRPr="00E83665">
        <w:rPr>
          <w:rFonts w:ascii="Georgia" w:hAnsi="Georgia"/>
          <w:sz w:val="24"/>
          <w:szCs w:val="24"/>
          <w:highlight w:val="cyan"/>
        </w:rPr>
        <w:t>, 2003</w:t>
      </w:r>
      <w:commentRangeEnd w:id="11"/>
      <w:r w:rsidRPr="00E83665">
        <w:rPr>
          <w:rStyle w:val="CommentReference"/>
          <w:rFonts w:ascii="Georgia" w:hAnsi="Georgia"/>
          <w:sz w:val="24"/>
          <w:szCs w:val="24"/>
          <w:highlight w:val="cyan"/>
        </w:rPr>
        <w:commentReference w:id="11"/>
      </w:r>
      <w:r w:rsidRPr="00E83665">
        <w:rPr>
          <w:rFonts w:ascii="Georgia" w:hAnsi="Georgia"/>
          <w:sz w:val="24"/>
          <w:szCs w:val="24"/>
          <w:highlight w:val="cyan"/>
        </w:rPr>
        <w:t>)</w:t>
      </w:r>
      <w:r w:rsidRPr="00E83665">
        <w:rPr>
          <w:rFonts w:ascii="Georgia" w:hAnsi="Georgia"/>
          <w:sz w:val="24"/>
          <w:szCs w:val="24"/>
        </w:rPr>
        <w:t xml:space="preserve"> was used to identify soil class units and their spatial extent, the properties of each class were derived from the raster maps by averaging the values of all pixels within each class. </w:t>
      </w:r>
      <w:r w:rsidRPr="00E83665">
        <w:rPr>
          <w:rFonts w:ascii="Georgia" w:hAnsi="Georgia"/>
          <w:sz w:val="24"/>
          <w:szCs w:val="24"/>
          <w:highlight w:val="yellow"/>
        </w:rPr>
        <w:t>A total of XX soil-type classes were identified in the watershed.</w:t>
      </w:r>
      <w:r w:rsidRPr="00E83665">
        <w:rPr>
          <w:rFonts w:ascii="Georgia" w:hAnsi="Georgia"/>
          <w:sz w:val="24"/>
          <w:szCs w:val="24"/>
        </w:rPr>
        <w:t xml:space="preserve"> </w:t>
      </w:r>
    </w:p>
    <w:p w14:paraId="6889A1EB" w14:textId="77777777" w:rsidR="00BA3A53" w:rsidRPr="00E83665" w:rsidRDefault="00BA3A53" w:rsidP="00BA3A53">
      <w:pPr>
        <w:spacing w:line="240" w:lineRule="auto"/>
        <w:rPr>
          <w:rFonts w:ascii="Georgia" w:hAnsi="Georgia"/>
          <w:sz w:val="24"/>
          <w:szCs w:val="24"/>
        </w:rPr>
      </w:pPr>
      <w:r w:rsidRPr="00E83665">
        <w:rPr>
          <w:rFonts w:ascii="Georgia" w:hAnsi="Georgia"/>
          <w:sz w:val="24"/>
          <w:szCs w:val="24"/>
        </w:rPr>
        <w:tab/>
      </w:r>
      <w:r w:rsidRPr="001A57D4">
        <w:rPr>
          <w:rFonts w:ascii="Georgia" w:hAnsi="Georgia"/>
          <w:sz w:val="24"/>
          <w:szCs w:val="24"/>
          <w:lang w:val="es-ES"/>
        </w:rPr>
        <w:t xml:space="preserve">Land use was characterized using a national dataset </w:t>
      </w:r>
      <w:r w:rsidRPr="00F20AB2">
        <w:rPr>
          <w:rFonts w:ascii="Georgia" w:hAnsi="Georgia"/>
          <w:sz w:val="24"/>
          <w:szCs w:val="24"/>
          <w:highlight w:val="cyan"/>
          <w:lang w:val="es-ES"/>
        </w:rPr>
        <w:t>(Sistema de Información sobre Ocupación del Suelo en España SIOSE),</w:t>
      </w:r>
      <w:r w:rsidRPr="001A57D4">
        <w:rPr>
          <w:rFonts w:ascii="Georgia" w:hAnsi="Georgia"/>
          <w:sz w:val="24"/>
          <w:szCs w:val="24"/>
          <w:lang w:val="es-ES"/>
        </w:rPr>
        <w:t xml:space="preserve"> developed by the Instituto Geográfico Nacional (IGN) at a reference scale of 1:25,000 </w:t>
      </w:r>
      <w:r w:rsidRPr="00F20AB2">
        <w:rPr>
          <w:rFonts w:ascii="Georgia" w:hAnsi="Georgia"/>
          <w:sz w:val="24"/>
          <w:szCs w:val="24"/>
          <w:highlight w:val="cyan"/>
          <w:lang w:val="es-ES"/>
        </w:rPr>
        <w:t>(Instituto Geográfico Nacional, 2015)</w:t>
      </w:r>
      <w:r w:rsidRPr="001A57D4">
        <w:rPr>
          <w:rFonts w:ascii="Georgia" w:hAnsi="Georgia"/>
          <w:sz w:val="24"/>
          <w:szCs w:val="24"/>
          <w:lang w:val="es-ES"/>
        </w:rPr>
        <w:t xml:space="preserve">. </w:t>
      </w:r>
      <w:r w:rsidRPr="00E83665">
        <w:rPr>
          <w:rFonts w:ascii="Georgia" w:hAnsi="Georgia"/>
          <w:sz w:val="24"/>
          <w:szCs w:val="24"/>
        </w:rPr>
        <w:t xml:space="preserve">The national land-use classification was mapped to SWAT land-use classes using </w:t>
      </w:r>
      <w:r w:rsidRPr="00E83665">
        <w:rPr>
          <w:rFonts w:ascii="Georgia" w:hAnsi="Georgia"/>
          <w:sz w:val="24"/>
          <w:szCs w:val="24"/>
          <w:highlight w:val="yellow"/>
        </w:rPr>
        <w:t>the lookup table shown in Table 1</w:t>
      </w:r>
      <w:r w:rsidRPr="00E83665">
        <w:rPr>
          <w:rFonts w:ascii="Georgia" w:hAnsi="Georgia"/>
          <w:sz w:val="24"/>
          <w:szCs w:val="24"/>
          <w:highlight w:val="green"/>
        </w:rPr>
        <w:t>.</w:t>
      </w:r>
      <w:r w:rsidRPr="00E83665">
        <w:rPr>
          <w:rFonts w:ascii="Georgia" w:hAnsi="Georgia"/>
          <w:sz w:val="24"/>
          <w:szCs w:val="24"/>
        </w:rPr>
        <w:t xml:space="preserve"> A total of </w:t>
      </w:r>
      <w:r w:rsidRPr="00E83665">
        <w:rPr>
          <w:rFonts w:ascii="Georgia" w:hAnsi="Georgia"/>
          <w:bCs/>
          <w:color w:val="0000FF"/>
          <w:sz w:val="24"/>
          <w:szCs w:val="24"/>
        </w:rPr>
        <w:t>21 land use classes</w:t>
      </w:r>
      <w:r w:rsidRPr="00E83665">
        <w:rPr>
          <w:rFonts w:ascii="Georgia" w:hAnsi="Georgia"/>
          <w:sz w:val="24"/>
          <w:szCs w:val="24"/>
        </w:rPr>
        <w:t xml:space="preserve"> were identified in the watershed, with agricultural </w:t>
      </w:r>
      <w:r w:rsidRPr="00E83665">
        <w:rPr>
          <w:rFonts w:ascii="Georgia" w:hAnsi="Georgia"/>
          <w:bCs/>
          <w:sz w:val="24"/>
          <w:szCs w:val="24"/>
        </w:rPr>
        <w:t>olive orchards (~40%), herbaceous crop lands (20%) and range/shrublands (16%)  representing the dominant land uses (~</w:t>
      </w:r>
      <w:r w:rsidRPr="001E0B48">
        <w:rPr>
          <w:rFonts w:ascii="Georgia" w:hAnsi="Georgia"/>
          <w:bCs/>
          <w:sz w:val="24"/>
          <w:szCs w:val="24"/>
        </w:rPr>
        <w:t xml:space="preserve">75% of the </w:t>
      </w:r>
      <w:r w:rsidRPr="00E83665">
        <w:rPr>
          <w:rFonts w:ascii="Georgia" w:hAnsi="Georgia"/>
          <w:bCs/>
          <w:sz w:val="24"/>
          <w:szCs w:val="24"/>
        </w:rPr>
        <w:t>watershed)</w:t>
      </w:r>
      <w:r w:rsidRPr="00E83665">
        <w:rPr>
          <w:rFonts w:ascii="Georgia" w:hAnsi="Georgia"/>
          <w:sz w:val="24"/>
          <w:szCs w:val="24"/>
        </w:rPr>
        <w:t xml:space="preserve">. Hydrologic Curve Number (USDA-NRCS, 2004), </w:t>
      </w:r>
      <w:commentRangeStart w:id="12"/>
      <w:r w:rsidRPr="00E83665">
        <w:rPr>
          <w:rFonts w:ascii="Georgia" w:hAnsi="Georgia"/>
          <w:sz w:val="24"/>
          <w:szCs w:val="24"/>
        </w:rPr>
        <w:t>vegetation cover percentage</w:t>
      </w:r>
      <w:commentRangeEnd w:id="12"/>
      <w:r w:rsidRPr="00E83665">
        <w:rPr>
          <w:rStyle w:val="CommentReference"/>
          <w:rFonts w:ascii="Georgia" w:hAnsi="Georgia"/>
          <w:sz w:val="24"/>
          <w:szCs w:val="24"/>
        </w:rPr>
        <w:commentReference w:id="12"/>
      </w:r>
      <w:r w:rsidRPr="00E83665">
        <w:rPr>
          <w:rFonts w:ascii="Georgia" w:hAnsi="Georgia"/>
          <w:sz w:val="24"/>
          <w:szCs w:val="24"/>
        </w:rPr>
        <w:t>, soil Manning’s roughness coefficient, and the Universal Soil Loss Equation USLE cover, and management factor (C factor) were assigned to each class as defined in the SWAT database (</w:t>
      </w:r>
      <w:r w:rsidRPr="00E83665">
        <w:rPr>
          <w:rFonts w:ascii="Georgia" w:hAnsi="Georgia"/>
          <w:sz w:val="24"/>
          <w:szCs w:val="24"/>
          <w:highlight w:val="yellow"/>
        </w:rPr>
        <w:t>Reference!!!</w:t>
      </w:r>
      <w:r w:rsidRPr="00E83665">
        <w:rPr>
          <w:rFonts w:ascii="Georgia" w:hAnsi="Georgia"/>
          <w:sz w:val="24"/>
          <w:szCs w:val="24"/>
        </w:rPr>
        <w:t xml:space="preserve">). </w:t>
      </w:r>
    </w:p>
    <w:p w14:paraId="0315A37E" w14:textId="77777777" w:rsidR="00BA3A53" w:rsidRPr="00E83665" w:rsidRDefault="00BA3A53" w:rsidP="00BA3A53">
      <w:pPr>
        <w:spacing w:after="0" w:line="240" w:lineRule="auto"/>
        <w:rPr>
          <w:rFonts w:ascii="Georgia" w:hAnsi="Georgia"/>
          <w:sz w:val="24"/>
          <w:szCs w:val="24"/>
        </w:rPr>
      </w:pPr>
      <w:r w:rsidRPr="00E83665">
        <w:rPr>
          <w:rFonts w:ascii="Georgia" w:hAnsi="Georgia"/>
          <w:sz w:val="24"/>
          <w:szCs w:val="24"/>
        </w:rPr>
        <w:tab/>
        <w:t>Hydrologic Response Units HRUs were generated by intersecting soil type, land use, and slope classes. Within each HRU the hydrologic behaviour (infiltration, evapotranspiration, runoff, or erosion rates, soil moisture and nutrient content) is considered homogenous, having the same land-use, soil type and slope  (</w:t>
      </w:r>
      <w:r w:rsidRPr="00F20AB2">
        <w:rPr>
          <w:rFonts w:ascii="Georgia" w:hAnsi="Georgia"/>
          <w:sz w:val="24"/>
          <w:szCs w:val="24"/>
          <w:highlight w:val="cyan"/>
        </w:rPr>
        <w:t>Flügel, 1995</w:t>
      </w:r>
      <w:r w:rsidRPr="00E83665">
        <w:rPr>
          <w:rFonts w:ascii="Georgia" w:hAnsi="Georgia"/>
          <w:sz w:val="24"/>
          <w:szCs w:val="24"/>
        </w:rPr>
        <w:t xml:space="preserve">) ; (Neitsch et al., 2011). HRUs representing </w:t>
      </w:r>
      <w:r w:rsidRPr="00E83665">
        <w:rPr>
          <w:rFonts w:ascii="Georgia" w:hAnsi="Georgia"/>
          <w:bCs/>
          <w:sz w:val="24"/>
          <w:szCs w:val="24"/>
        </w:rPr>
        <w:t>less than 10% of the area of a given subbasin</w:t>
      </w:r>
      <w:r w:rsidRPr="00E83665">
        <w:rPr>
          <w:rFonts w:ascii="Georgia" w:hAnsi="Georgia"/>
          <w:sz w:val="24"/>
          <w:szCs w:val="24"/>
        </w:rPr>
        <w:t xml:space="preserve"> were </w:t>
      </w:r>
      <w:r w:rsidRPr="00E83665">
        <w:rPr>
          <w:rFonts w:ascii="Georgia" w:hAnsi="Georgia"/>
          <w:bCs/>
          <w:sz w:val="24"/>
          <w:szCs w:val="24"/>
        </w:rPr>
        <w:t>reclassified and incorporated into the largest HRU within that subbasin</w:t>
      </w:r>
      <w:r w:rsidRPr="00E83665">
        <w:rPr>
          <w:rFonts w:ascii="Georgia" w:hAnsi="Georgia"/>
          <w:sz w:val="24"/>
          <w:szCs w:val="24"/>
        </w:rPr>
        <w:t>. A total of 2040 HRUs were defined, in this manner, in the watershed. With this level of discretization can landscape heterogeneity and the variability of hydrological processes the representation can be represented in an aggregated yet spatially explicit manner, optimizing, in this manner, the balance between physical realism and computational efficiency (</w:t>
      </w:r>
      <w:r w:rsidRPr="00F20AB2">
        <w:rPr>
          <w:rFonts w:ascii="Georgia" w:hAnsi="Georgia"/>
          <w:sz w:val="24"/>
          <w:szCs w:val="24"/>
          <w:highlight w:val="cyan"/>
        </w:rPr>
        <w:t>Mamillapalli et al., 1996</w:t>
      </w:r>
      <w:r w:rsidRPr="00E83665">
        <w:rPr>
          <w:rFonts w:ascii="Georgia" w:hAnsi="Georgia"/>
          <w:sz w:val="24"/>
          <w:szCs w:val="24"/>
        </w:rPr>
        <w:t>).</w:t>
      </w:r>
    </w:p>
    <w:p w14:paraId="702DDA8F" w14:textId="77777777" w:rsidR="00BA3A53" w:rsidRPr="00E83665" w:rsidRDefault="00BA3A53" w:rsidP="00BA3A53">
      <w:pPr>
        <w:spacing w:after="0" w:line="240" w:lineRule="auto"/>
        <w:jc w:val="both"/>
        <w:rPr>
          <w:rFonts w:ascii="Georgia" w:hAnsi="Georgia"/>
          <w:sz w:val="24"/>
          <w:szCs w:val="24"/>
        </w:rPr>
      </w:pPr>
    </w:p>
    <w:p w14:paraId="2A268C39" w14:textId="77777777" w:rsidR="00BA3A53" w:rsidRPr="00E83665" w:rsidRDefault="00BA3A53" w:rsidP="00BA3A53">
      <w:pPr>
        <w:spacing w:after="0" w:line="240" w:lineRule="auto"/>
        <w:rPr>
          <w:rFonts w:ascii="Georgia" w:hAnsi="Georgia"/>
          <w:sz w:val="24"/>
          <w:szCs w:val="24"/>
        </w:rPr>
      </w:pPr>
      <w:r w:rsidRPr="00E83665">
        <w:rPr>
          <w:rFonts w:ascii="Georgia" w:hAnsi="Georgia"/>
          <w:sz w:val="24"/>
          <w:szCs w:val="24"/>
        </w:rPr>
        <w:tab/>
        <w:t xml:space="preserve">For model calibration, we used naturalized daily streamflows reconstructed from (1) inflow rates into Cubillas Reservoir, (2) diversion flows out of the watershed upstream of Cubillas at Deifontes Spring, (3) diversion flows into the river upstream of Cubillas Reservoir from Colomera Reservoir (the Colomera–Cubillas diversion), and (4) flows through a bypass tunnel that diverts peak streamflows before they enter the reservoir and discharges them back to the river downstream of the reservoir. Inflow rates into Cubillas Reservoir were estimated from daily outflow rates, storage volumes, and evaporation rates, following standardized data acquisition and quality control protocols. All data were provided by the Guadalquivir River Basin Authority and were subjected to a review process prior to use to ensure the consistency and reliability of the data employed in the model calibration. Average erosion rates and sediment load estimates were constructed from the topography of the inundated basin and a series of lake bottom bathymetries conducted in 2001, 2017 and 2019, and made available to us by the Guadalquivir River Basin Authority. Mass sediment </w:t>
      </w:r>
      <w:r w:rsidRPr="00E83665">
        <w:rPr>
          <w:rFonts w:ascii="Georgia" w:hAnsi="Georgia"/>
          <w:sz w:val="24"/>
          <w:szCs w:val="24"/>
        </w:rPr>
        <w:lastRenderedPageBreak/>
        <w:t xml:space="preserve">loads were estimated from the volume of sediments accumulated in the lake basin from its contruction to 2019, assuming a trap efficiency of 0.82 (the average of the efficiency calculated from lake morphometry using three approaches, including </w:t>
      </w:r>
      <w:r w:rsidRPr="002D28CB">
        <w:rPr>
          <w:rFonts w:ascii="Georgia" w:hAnsi="Georgia"/>
          <w:sz w:val="24"/>
          <w:szCs w:val="24"/>
        </w:rPr>
        <w:t>Heinemann 1981, Brown 1943 and USDA-SCS, 1983, see Ortega, 2021) and a density for accumulated sediments of 1590 kgm</w:t>
      </w:r>
      <w:r w:rsidRPr="002D28CB">
        <w:rPr>
          <w:rFonts w:ascii="Georgia" w:hAnsi="Georgia"/>
          <w:sz w:val="24"/>
          <w:szCs w:val="24"/>
          <w:vertAlign w:val="superscript"/>
        </w:rPr>
        <w:t>-3</w:t>
      </w:r>
      <w:r w:rsidRPr="002D28CB">
        <w:rPr>
          <w:rFonts w:ascii="Georgia" w:hAnsi="Georgia"/>
          <w:sz w:val="24"/>
          <w:szCs w:val="24"/>
        </w:rPr>
        <w:t>, es measured experimentally (Ortega, 2021).</w:t>
      </w:r>
      <w:r w:rsidRPr="00E83665">
        <w:rPr>
          <w:rFonts w:ascii="Georgia" w:hAnsi="Georgia"/>
          <w:sz w:val="24"/>
          <w:szCs w:val="24"/>
        </w:rPr>
        <w:t xml:space="preserve"> </w:t>
      </w:r>
    </w:p>
    <w:p w14:paraId="23DE433F" w14:textId="77777777" w:rsidR="00BA3A53" w:rsidRPr="00E83665" w:rsidRDefault="00BA3A53" w:rsidP="00BA3A53">
      <w:pPr>
        <w:spacing w:after="0" w:line="240" w:lineRule="auto"/>
        <w:jc w:val="both"/>
        <w:rPr>
          <w:rFonts w:ascii="Georgia" w:hAnsi="Georgia"/>
          <w:sz w:val="24"/>
          <w:szCs w:val="24"/>
        </w:rPr>
      </w:pPr>
    </w:p>
    <w:p w14:paraId="20C687E1" w14:textId="77777777" w:rsidR="00BA3A53" w:rsidRPr="00E83665" w:rsidRDefault="00BA3A53" w:rsidP="00BA3A53">
      <w:pPr>
        <w:spacing w:after="0" w:line="240" w:lineRule="auto"/>
        <w:rPr>
          <w:rFonts w:ascii="Georgia" w:hAnsi="Georgia"/>
          <w:sz w:val="24"/>
          <w:szCs w:val="24"/>
        </w:rPr>
      </w:pPr>
      <w:r w:rsidRPr="00E83665">
        <w:rPr>
          <w:rFonts w:ascii="Georgia" w:hAnsi="Georgia"/>
          <w:sz w:val="24"/>
          <w:szCs w:val="24"/>
        </w:rPr>
        <w:tab/>
        <w:t xml:space="preserve">The calibration process focused on those parameters with the greatest influence on key hydrological processes, including surface runoff generation, infiltration, and baseflow dynamics (see Table 2). The selection of these parameters was based on prior sensitivity analyses and documented experience in the literature for catchments with Mediterranean characteristics (Moriasi et al., 2007; Abbaspour et al., 2015; Zabaleta et al., 2014). Table 2 summarizes, for each parameter, the adjustment method applied (replacement - V - or relative - R - adjustment, Neitsch et al., 2011) and the range of values explored during the optimization process. The calibration was conducted using the </w:t>
      </w:r>
      <w:r w:rsidRPr="00E83665">
        <w:rPr>
          <w:rStyle w:val="Strong"/>
          <w:rFonts w:ascii="Georgia" w:hAnsi="Georgia"/>
          <w:sz w:val="24"/>
          <w:szCs w:val="24"/>
        </w:rPr>
        <w:t>Sequential Uncertainty Fitting, version 2 (SUFI-2)</w:t>
      </w:r>
      <w:r w:rsidRPr="00E83665">
        <w:rPr>
          <w:rFonts w:ascii="Georgia" w:hAnsi="Georgia"/>
          <w:sz w:val="24"/>
          <w:szCs w:val="24"/>
        </w:rPr>
        <w:t xml:space="preserve">, a widely used algorithm for calibrating hydrological and environmental models that accounts for model uncertainty. SUFI-2, developed by Abbaspour et al. (2007) and implemented in the SWAT-CUP tool for the Soil and Water Assessment Tool (SWAT) involved over 9,000 iterative simulations that systematically explored the multidimensional parameter space </w:t>
      </w:r>
      <w:commentRangeStart w:id="13"/>
      <w:r w:rsidRPr="00E83665">
        <w:rPr>
          <w:rFonts w:ascii="Georgia" w:hAnsi="Georgia"/>
          <w:sz w:val="24"/>
          <w:szCs w:val="24"/>
        </w:rPr>
        <w:t>and minimized the uncertainty associated with model predictions</w:t>
      </w:r>
      <w:commentRangeEnd w:id="13"/>
      <w:r w:rsidRPr="00E83665">
        <w:rPr>
          <w:rStyle w:val="CommentReference"/>
          <w:rFonts w:ascii="Georgia" w:hAnsi="Georgia"/>
          <w:sz w:val="24"/>
          <w:szCs w:val="24"/>
        </w:rPr>
        <w:commentReference w:id="13"/>
      </w:r>
      <w:r w:rsidRPr="00E83665">
        <w:rPr>
          <w:rFonts w:ascii="Georgia" w:hAnsi="Georgia"/>
          <w:sz w:val="24"/>
          <w:szCs w:val="24"/>
        </w:rPr>
        <w:t xml:space="preserve"> (Abbaspour et al., 2007). The Coefficient of Determination (R²), Nash-Sutcliffe Efficiency (NSE), Kling-Gupta Efficiency (KGE), and Percent Bias (PBIAS) were used to quantify the degree of agreement between simulated and observed values during the calibration and validation phases (see Moriasi et al., 2007; Moriasi et al., 2015).  </w:t>
      </w:r>
      <w:bookmarkStart w:id="14" w:name="_Hlk224044219"/>
      <w:r w:rsidRPr="00E83665">
        <w:rPr>
          <w:rFonts w:ascii="Georgia" w:hAnsi="Georgia"/>
          <w:sz w:val="24"/>
          <w:szCs w:val="24"/>
        </w:rPr>
        <w:t xml:space="preserve">To select the optimal simulation from the set of results generated by SUFI-2, a multi-factor ranking procedure was established based on the four selected efficiency statistics. First, all simulations were sorted in descending order according to their Nash-Sutcliffe Efficiency (NSE) value, considered the primary goodness-of-fit indicator due to its capacity to evaluate the agreement between simulated and observed streamflows in both magnitude and timing (Nash and Sutcliffe, 1970). This ranking was then refined by successively applying secondary criteria: priority was given to those simulations with better Kling-Gupta Efficiency (KGE) values, which integrally balances correlation, variability bias, and mean bias (Gupta et al., 2009); subsequently, the coefficient of determination (R²), which measures the proportion of variance explained by the model, was considered; and finally, Percent Bias (PBIAS) was applied to penalize those simulations with excessive systematic biases in the estimation of total volumes. The final simulation, designated configuration '219', was the one that occupied the highest position in this multi-factor ranking. The magnitude of the calibrated parameters for the simulation occupying the highest position in our multi-factor ranking and serving as a reference for the present study is also presented are shown also in Table 2. </w:t>
      </w:r>
      <w:bookmarkEnd w:id="14"/>
      <w:r w:rsidRPr="00E83665">
        <w:rPr>
          <w:rFonts w:ascii="Georgia" w:hAnsi="Georgia"/>
          <w:sz w:val="24"/>
          <w:szCs w:val="24"/>
        </w:rPr>
        <w:t xml:space="preserve">The </w:t>
      </w:r>
      <w:r w:rsidRPr="00E83665">
        <w:rPr>
          <w:rFonts w:ascii="Georgia" w:hAnsi="Georgia"/>
          <w:b/>
          <w:bCs/>
          <w:sz w:val="24"/>
          <w:szCs w:val="24"/>
        </w:rPr>
        <w:t>USLE cover and management (C) factors</w:t>
      </w:r>
      <w:r w:rsidRPr="00E83665">
        <w:rPr>
          <w:rFonts w:ascii="Georgia" w:hAnsi="Georgia"/>
          <w:sz w:val="24"/>
          <w:szCs w:val="24"/>
        </w:rPr>
        <w:t xml:space="preserve"> assigned to the land-use classes in the watershed were reduced from the values assumed in the SWAT database, so that simulated sediment yields were comparable to long-term erosion rates estimated from reservoir bathymetric surveys. Furthermore, the </w:t>
      </w:r>
      <w:r w:rsidRPr="00E83665">
        <w:rPr>
          <w:rFonts w:ascii="Georgia" w:hAnsi="Georgia"/>
          <w:b/>
          <w:bCs/>
          <w:sz w:val="24"/>
          <w:szCs w:val="24"/>
        </w:rPr>
        <w:t>spatial discretization of the watershed</w:t>
      </w:r>
      <w:r w:rsidRPr="00E83665">
        <w:rPr>
          <w:rFonts w:ascii="Georgia" w:hAnsi="Georgia"/>
          <w:sz w:val="24"/>
          <w:szCs w:val="24"/>
        </w:rPr>
        <w:t xml:space="preserve"> was revisited by modifying the </w:t>
      </w:r>
      <w:r w:rsidRPr="00E83665">
        <w:rPr>
          <w:rFonts w:ascii="Georgia" w:hAnsi="Georgia"/>
          <w:b/>
          <w:bCs/>
          <w:sz w:val="24"/>
          <w:szCs w:val="24"/>
        </w:rPr>
        <w:t>thresholds used to define HRUs</w:t>
      </w:r>
      <w:r w:rsidRPr="00E83665">
        <w:rPr>
          <w:rFonts w:ascii="Georgia" w:hAnsi="Georgia"/>
          <w:sz w:val="24"/>
          <w:szCs w:val="24"/>
        </w:rPr>
        <w:t>, resulting in a more precise delineation of sediment source areas.</w:t>
      </w:r>
    </w:p>
    <w:p w14:paraId="7B577ADB" w14:textId="77777777" w:rsidR="00BA3A53" w:rsidRPr="00A16122" w:rsidRDefault="00BA3A53" w:rsidP="00BA3A53">
      <w:pPr>
        <w:rPr>
          <w:rFonts w:ascii="Georgia" w:hAnsi="Georgia"/>
          <w:sz w:val="24"/>
          <w:szCs w:val="24"/>
        </w:rPr>
      </w:pPr>
    </w:p>
    <w:p w14:paraId="661125A2" w14:textId="77777777" w:rsidR="00BA3A53" w:rsidRPr="00842928" w:rsidRDefault="00BA3A53" w:rsidP="00BA3A53">
      <w:pPr>
        <w:pStyle w:val="Heading2"/>
        <w:rPr>
          <w:rFonts w:ascii="Georgia" w:hAnsi="Georgia"/>
          <w:b/>
          <w:sz w:val="24"/>
          <w:szCs w:val="24"/>
        </w:rPr>
      </w:pPr>
      <w:bookmarkStart w:id="15" w:name="_Toc209034747"/>
      <w:bookmarkStart w:id="16" w:name="_Toc209674291"/>
      <w:bookmarkEnd w:id="8"/>
      <w:r w:rsidRPr="00842928">
        <w:rPr>
          <w:rFonts w:ascii="Georgia" w:hAnsi="Georgia"/>
          <w:b/>
          <w:color w:val="000000"/>
          <w:sz w:val="24"/>
          <w:szCs w:val="24"/>
        </w:rPr>
        <w:lastRenderedPageBreak/>
        <w:t>SWAT-Cubillas Model Setup: Nutrients and organic Matter</w:t>
      </w:r>
    </w:p>
    <w:p w14:paraId="3ADD9E47" w14:textId="77777777" w:rsidR="00BA3A53" w:rsidRDefault="00BA3A53" w:rsidP="00BA3A53">
      <w:pPr>
        <w:rPr>
          <w:lang w:val="en-US" w:eastAsia="es-ES"/>
        </w:rPr>
      </w:pPr>
      <w:r>
        <w:rPr>
          <w:lang w:val="en-US" w:eastAsia="es-ES"/>
        </w:rPr>
        <w:tab/>
        <w:t xml:space="preserve">In this thesis, </w:t>
      </w:r>
      <w:r>
        <w:rPr>
          <w:highlight w:val="cyan"/>
          <w:lang w:val="en-US" w:eastAsia="es-ES"/>
        </w:rPr>
        <w:t>p</w:t>
      </w:r>
      <w:r w:rsidRPr="00262F7E">
        <w:rPr>
          <w:highlight w:val="cyan"/>
          <w:lang w:val="en-US" w:eastAsia="es-ES"/>
        </w:rPr>
        <w:t>oint sources</w:t>
      </w:r>
      <w:r>
        <w:rPr>
          <w:highlight w:val="cyan"/>
          <w:lang w:val="en-US" w:eastAsia="es-ES"/>
        </w:rPr>
        <w:t xml:space="preserve"> are explicitly estimated from population distributions while soil nutrient pools are initialized interpolating local data</w:t>
      </w:r>
      <w:r w:rsidRPr="005D514C">
        <w:rPr>
          <w:lang w:val="en-US" w:eastAsia="es-ES"/>
        </w:rPr>
        <w:t xml:space="preserve">. Point sources of nutrients will be assumed to originate primarily from </w:t>
      </w:r>
      <w:r>
        <w:rPr>
          <w:lang w:val="en-US" w:eastAsia="es-ES"/>
        </w:rPr>
        <w:t xml:space="preserve">untreated </w:t>
      </w:r>
      <w:r w:rsidRPr="005D514C">
        <w:rPr>
          <w:lang w:val="en-US" w:eastAsia="es-ES"/>
        </w:rPr>
        <w:t>urban wastewater discharges, and their loads were estimated using local population statistics together with literature values for per capita water use and nutrient concentrations in wastewater.</w:t>
      </w:r>
      <w:r w:rsidRPr="003928F5">
        <w:rPr>
          <w:lang w:val="en-US" w:eastAsia="es-ES"/>
        </w:rPr>
        <w:t xml:space="preserve"> </w:t>
      </w:r>
      <w:r>
        <w:rPr>
          <w:lang w:val="en-US" w:eastAsia="es-ES"/>
        </w:rPr>
        <w:t>L</w:t>
      </w:r>
      <w:r w:rsidRPr="00842928">
        <w:rPr>
          <w:lang w:val="en-US" w:eastAsia="es-ES"/>
        </w:rPr>
        <w:t xml:space="preserve">ocal soil databases were used to estimate the </w:t>
      </w:r>
      <w:r>
        <w:rPr>
          <w:lang w:val="en-US" w:eastAsia="es-ES"/>
        </w:rPr>
        <w:t xml:space="preserve">initial </w:t>
      </w:r>
      <w:r w:rsidRPr="00842928">
        <w:rPr>
          <w:lang w:val="en-US" w:eastAsia="es-ES"/>
        </w:rPr>
        <w:t>magnitude of soil nutrient pools at the HRU scale. The uncertainty associated with the local estimates of initial soil nutrient pools and point-source nutrient loads was propagated, and its effect on model uncertainty was evaluated explicitly. Sparse publicly available data were compiled, harmonized, interpolated, and aggregated at the HRU level, and converted into formats compatible with SWAT input files</w:t>
      </w:r>
      <w:r>
        <w:rPr>
          <w:lang w:val="en-US" w:eastAsia="es-ES"/>
        </w:rPr>
        <w:t xml:space="preserve">. </w:t>
      </w:r>
      <w:r w:rsidRPr="00842928">
        <w:rPr>
          <w:lang w:val="en-US" w:eastAsia="es-ES"/>
        </w:rPr>
        <w:t>Other factors influencing non-point source pollution</w:t>
      </w:r>
      <w:r>
        <w:rPr>
          <w:lang w:val="en-US" w:eastAsia="es-ES"/>
        </w:rPr>
        <w:t xml:space="preserve"> levels</w:t>
      </w:r>
      <w:r w:rsidRPr="00842928">
        <w:rPr>
          <w:lang w:val="en-US" w:eastAsia="es-ES"/>
        </w:rPr>
        <w:t>, such as crop parameters, growth cycles, and management practices (e.g., irrigation and fertilization), are</w:t>
      </w:r>
      <w:r>
        <w:rPr>
          <w:lang w:val="en-US" w:eastAsia="es-ES"/>
        </w:rPr>
        <w:t xml:space="preserve"> considered as well-known (i.e. deterministic inputs) and taken </w:t>
      </w:r>
      <w:r w:rsidRPr="00842928">
        <w:rPr>
          <w:lang w:val="en-US" w:eastAsia="es-ES"/>
        </w:rPr>
        <w:t>from the model’s default internal database</w:t>
      </w:r>
      <w:r>
        <w:rPr>
          <w:lang w:val="en-US" w:eastAsia="es-ES"/>
        </w:rPr>
        <w:t>.</w:t>
      </w:r>
      <w:bookmarkEnd w:id="15"/>
      <w:bookmarkEnd w:id="16"/>
    </w:p>
    <w:p w14:paraId="630DEF3E" w14:textId="77777777" w:rsidR="00BA3A53" w:rsidRDefault="00BA3A53" w:rsidP="00BA3A53">
      <w:pPr>
        <w:rPr>
          <w:lang w:val="en-US" w:eastAsia="es-ES"/>
        </w:rPr>
      </w:pPr>
    </w:p>
    <w:p w14:paraId="28A01B7B" w14:textId="77777777" w:rsidR="00BA3A53" w:rsidRPr="00A16122" w:rsidRDefault="00BA3A53" w:rsidP="00BA3A53">
      <w:pPr>
        <w:keepNext/>
        <w:rPr>
          <w:rFonts w:ascii="Georgia" w:hAnsi="Georgia"/>
          <w:sz w:val="24"/>
          <w:szCs w:val="24"/>
        </w:rPr>
      </w:pPr>
      <w:r>
        <w:rPr>
          <w:rFonts w:ascii="Georgia" w:hAnsi="Georgia"/>
          <w:noProof/>
          <w:sz w:val="24"/>
          <w:szCs w:val="24"/>
        </w:rPr>
        <w:drawing>
          <wp:inline distT="0" distB="0" distL="0" distR="0" wp14:anchorId="7D6214C5" wp14:editId="36C3C606">
            <wp:extent cx="5753100" cy="2990850"/>
            <wp:effectExtent l="0" t="0" r="0" b="0"/>
            <wp:docPr id="1687615145" name="Picture 1" descr="A diagram of a swat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A diagram of a swat model&#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3100" cy="2990850"/>
                    </a:xfrm>
                    <a:prstGeom prst="rect">
                      <a:avLst/>
                    </a:prstGeom>
                    <a:noFill/>
                    <a:ln>
                      <a:noFill/>
                    </a:ln>
                  </pic:spPr>
                </pic:pic>
              </a:graphicData>
            </a:graphic>
          </wp:inline>
        </w:drawing>
      </w:r>
    </w:p>
    <w:p w14:paraId="214AFE20" w14:textId="77777777" w:rsidR="00BA3A53" w:rsidRDefault="00BA3A53" w:rsidP="00BA3A53">
      <w:pPr>
        <w:pStyle w:val="Caption"/>
        <w:rPr>
          <w:rFonts w:ascii="Georgia" w:hAnsi="Georgia"/>
          <w:sz w:val="24"/>
          <w:szCs w:val="24"/>
        </w:rPr>
      </w:pPr>
      <w:r w:rsidRPr="00A16122">
        <w:rPr>
          <w:rFonts w:ascii="Georgia" w:hAnsi="Georgia"/>
          <w:sz w:val="24"/>
          <w:szCs w:val="24"/>
        </w:rPr>
        <w:t xml:space="preserve">Figure </w:t>
      </w:r>
      <w:r>
        <w:rPr>
          <w:rFonts w:ascii="Georgia" w:hAnsi="Georgia"/>
          <w:sz w:val="24"/>
          <w:szCs w:val="24"/>
        </w:rPr>
        <w:t>6</w:t>
      </w:r>
      <w:r w:rsidRPr="00A16122">
        <w:rPr>
          <w:rFonts w:ascii="Georgia" w:hAnsi="Georgia"/>
          <w:sz w:val="24"/>
          <w:szCs w:val="24"/>
        </w:rPr>
        <w:t>: schematic inputs to SWAT nutrient model and how to validate</w:t>
      </w:r>
      <w:r>
        <w:rPr>
          <w:rFonts w:ascii="Georgia" w:hAnsi="Georgia"/>
          <w:sz w:val="24"/>
          <w:szCs w:val="24"/>
        </w:rPr>
        <w:t xml:space="preserve"> outputs</w:t>
      </w:r>
      <w:r w:rsidRPr="00A16122">
        <w:rPr>
          <w:rFonts w:ascii="Georgia" w:hAnsi="Georgia"/>
          <w:sz w:val="24"/>
          <w:szCs w:val="24"/>
        </w:rPr>
        <w:t xml:space="preserve">; </w:t>
      </w:r>
      <w:r>
        <w:rPr>
          <w:rFonts w:ascii="Georgia" w:hAnsi="Georgia"/>
          <w:sz w:val="24"/>
          <w:szCs w:val="24"/>
        </w:rPr>
        <w:t>turquoise</w:t>
      </w:r>
      <w:r w:rsidRPr="00A16122">
        <w:rPr>
          <w:rFonts w:ascii="Georgia" w:hAnsi="Georgia"/>
          <w:sz w:val="24"/>
          <w:szCs w:val="24"/>
        </w:rPr>
        <w:t xml:space="preserve"> elements are subject to this study</w:t>
      </w:r>
    </w:p>
    <w:p w14:paraId="5503CD31" w14:textId="77777777" w:rsidR="00BA3A53" w:rsidRPr="008D2A4F" w:rsidRDefault="00BA3A53" w:rsidP="00BA3A53"/>
    <w:p w14:paraId="0DE3BA27" w14:textId="77777777" w:rsidR="00BA3A53" w:rsidRPr="00833924" w:rsidRDefault="00BA3A53" w:rsidP="00BA3A53">
      <w:pPr>
        <w:pStyle w:val="Heading3"/>
        <w:rPr>
          <w:rFonts w:ascii="Georgia" w:hAnsi="Georgia"/>
          <w:b/>
          <w:sz w:val="24"/>
          <w:szCs w:val="24"/>
        </w:rPr>
      </w:pPr>
      <w:bookmarkStart w:id="17" w:name="_Toc209034748"/>
      <w:bookmarkStart w:id="18" w:name="_Toc209674292"/>
      <w:r w:rsidRPr="00833924">
        <w:rPr>
          <w:rFonts w:ascii="Georgia" w:hAnsi="Georgia"/>
          <w:b/>
          <w:sz w:val="24"/>
          <w:szCs w:val="24"/>
        </w:rPr>
        <w:t>Point source</w:t>
      </w:r>
      <w:bookmarkEnd w:id="17"/>
      <w:bookmarkEnd w:id="18"/>
      <w:r w:rsidRPr="00833924">
        <w:rPr>
          <w:rFonts w:ascii="Georgia" w:hAnsi="Georgia"/>
          <w:b/>
          <w:sz w:val="24"/>
          <w:szCs w:val="24"/>
        </w:rPr>
        <w:t xml:space="preserve">: </w:t>
      </w:r>
      <w:r>
        <w:rPr>
          <w:rFonts w:ascii="Georgia" w:hAnsi="Georgia"/>
          <w:b/>
          <w:sz w:val="24"/>
          <w:szCs w:val="24"/>
        </w:rPr>
        <w:t xml:space="preserve">continuous </w:t>
      </w:r>
      <w:r w:rsidRPr="00833924">
        <w:rPr>
          <w:rFonts w:ascii="Georgia" w:hAnsi="Georgia"/>
          <w:b/>
          <w:sz w:val="24"/>
          <w:szCs w:val="24"/>
        </w:rPr>
        <w:t>urban wastewater discharge</w:t>
      </w:r>
    </w:p>
    <w:p w14:paraId="74692C7A" w14:textId="77777777" w:rsidR="00BA3A53" w:rsidRPr="00A16122" w:rsidRDefault="00BA3A53" w:rsidP="00BA3A53">
      <w:bookmarkStart w:id="19" w:name="_Toc209034749"/>
      <w:r>
        <w:tab/>
        <w:t>Municipal wastewater is considered the dominant point-source of nutrients and organic carbon in Cubillas. Currently, wastewater is discharged untreated to the rivers. N</w:t>
      </w:r>
      <w:r w:rsidRPr="00A16122">
        <w:t>ew</w:t>
      </w:r>
      <w:r>
        <w:t xml:space="preserve"> treatment</w:t>
      </w:r>
      <w:r w:rsidRPr="00A16122">
        <w:t xml:space="preserve"> faci</w:t>
      </w:r>
      <w:r>
        <w:t>lities are under construction (</w:t>
      </w:r>
      <w:r w:rsidRPr="00A16122">
        <w:t>Deifontes and Iznalloz</w:t>
      </w:r>
      <w:r>
        <w:t>)</w:t>
      </w:r>
      <w:r w:rsidRPr="00A16122">
        <w:t xml:space="preserve">. </w:t>
      </w:r>
      <w:r>
        <w:t>Hence, f</w:t>
      </w:r>
      <w:r w:rsidRPr="00A16122">
        <w:t>or this study, all municipal discharges are assumed to be untreated.</w:t>
      </w:r>
      <w:r>
        <w:t xml:space="preserve"> O</w:t>
      </w:r>
      <w:r w:rsidRPr="00A16122">
        <w:t>ther potential sources</w:t>
      </w:r>
      <w:r>
        <w:t xml:space="preserve">, including </w:t>
      </w:r>
      <w:r w:rsidRPr="00A16122">
        <w:t>industrial effluents, tourism-related discharges, and residues from livestock</w:t>
      </w:r>
      <w:r>
        <w:t xml:space="preserve"> are assumed negligible</w:t>
      </w:r>
      <w:r w:rsidRPr="00A16122">
        <w:t xml:space="preserve">. Historically, olive mills discharged alpechín (olive oil wastewater) directly into rivers, which likely caused high seasonal loads of organic matter and nutrients. However, no consistent datasets on industrial discharges </w:t>
      </w:r>
      <w:r>
        <w:t xml:space="preserve">have been encountered </w:t>
      </w:r>
      <w:r w:rsidRPr="00A16122">
        <w:t>for the study area.</w:t>
      </w:r>
    </w:p>
    <w:p w14:paraId="01DC3B03" w14:textId="77777777" w:rsidR="00BA3A53" w:rsidRDefault="00BA3A53" w:rsidP="00BA3A53">
      <w:bookmarkStart w:id="20" w:name="_Toc209674293"/>
      <w:r>
        <w:lastRenderedPageBreak/>
        <w:tab/>
      </w:r>
      <w:bookmarkEnd w:id="20"/>
      <w:r>
        <w:t>The</w:t>
      </w:r>
      <w:r w:rsidRPr="00A16122">
        <w:t xml:space="preserve"> continuous population density maps published by </w:t>
      </w:r>
      <w:r w:rsidRPr="00A16122">
        <w:fldChar w:fldCharType="begin"/>
      </w:r>
      <w:r w:rsidRPr="00A16122">
        <w:instrText xml:space="preserve"> ADDIN ZOTERO_ITEM CSL_CITATION {"citationID":"7iwdk7K0","properties":{"formattedCitation":"(Goerlich, 2025)","plainCitation":"(Goerlich, 2025)","noteIndex":0},"citationItems":[{"id":5112,"uris":["http://zotero.org/groups/5967639/items/MIUEEJ4M"],"itemData":{"id":5112,"type":"article-journal","abstract":"Historical population grids are scarce or rather non-existent. This work represents a first effort in this direction. Using historical cadastral data and homogeneous population data at municipal level, we generate, for the whole of Spain, population grids with 100</w:instrText>
      </w:r>
      <w:r w:rsidRPr="00842928">
        <w:rPr>
          <w:rFonts w:ascii="Times New Roman" w:hAnsi="Times New Roman" w:cs="Times New Roman"/>
        </w:rPr>
        <w:instrText> </w:instrText>
      </w:r>
      <w:r w:rsidRPr="00A16122">
        <w:instrText>m</w:instrText>
      </w:r>
      <w:r w:rsidRPr="00842928">
        <w:rPr>
          <w:rFonts w:ascii="Times New Roman" w:hAnsi="Times New Roman" w:cs="Times New Roman"/>
        </w:rPr>
        <w:instrText> </w:instrText>
      </w:r>
      <w:r w:rsidRPr="00A16122">
        <w:instrText>×</w:instrText>
      </w:r>
      <w:r w:rsidRPr="00842928">
        <w:rPr>
          <w:rFonts w:ascii="Times New Roman" w:hAnsi="Times New Roman" w:cs="Times New Roman"/>
        </w:rPr>
        <w:instrText> </w:instrText>
      </w:r>
      <w:r w:rsidRPr="00A16122">
        <w:instrText>100</w:instrText>
      </w:r>
      <w:r w:rsidRPr="00842928">
        <w:rPr>
          <w:rFonts w:ascii="Times New Roman" w:hAnsi="Times New Roman" w:cs="Times New Roman"/>
        </w:rPr>
        <w:instrText> </w:instrText>
      </w:r>
      <w:r w:rsidRPr="00A16122">
        <w:instrText>m and 1</w:instrText>
      </w:r>
      <w:r w:rsidRPr="00842928">
        <w:rPr>
          <w:rFonts w:ascii="Times New Roman" w:hAnsi="Times New Roman" w:cs="Times New Roman"/>
        </w:rPr>
        <w:instrText> </w:instrText>
      </w:r>
      <w:r w:rsidRPr="00A16122">
        <w:instrText>km</w:instrText>
      </w:r>
      <w:r w:rsidRPr="00842928">
        <w:rPr>
          <w:rFonts w:ascii="Times New Roman" w:hAnsi="Times New Roman" w:cs="Times New Roman"/>
        </w:rPr>
        <w:instrText> </w:instrText>
      </w:r>
      <w:r w:rsidRPr="00A16122">
        <w:instrText>×</w:instrText>
      </w:r>
      <w:r w:rsidRPr="00842928">
        <w:rPr>
          <w:rFonts w:ascii="Times New Roman" w:hAnsi="Times New Roman" w:cs="Times New Roman"/>
        </w:rPr>
        <w:instrText> </w:instrText>
      </w:r>
      <w:r w:rsidRPr="00A16122">
        <w:instrText>1</w:instrText>
      </w:r>
      <w:r w:rsidRPr="00842928">
        <w:rPr>
          <w:rFonts w:ascii="Times New Roman" w:hAnsi="Times New Roman" w:cs="Times New Roman"/>
        </w:rPr>
        <w:instrText> </w:instrText>
      </w:r>
      <w:r w:rsidRPr="00A16122">
        <w:instrText xml:space="preserve">km resolutions and all census years from 1900 to 2021. These grids are top-down. The methods used are like those employed in the generation of population grids for the entire globe in the last decades by combining satellite imagery with demographic information from censuses. Given the richness of cadastral information, and the possibility of going much further back in time than satellite information, we can generate much older population grids. Although far from perfect, these grids provide a better approximation to the spatial distribution of the population in those years than the simple consideration of the municipal population or the count in the settlements derived from the gazetteers associated with the censuses. The possibility of taking our estimates up to 2021, where we have a bottom-up population grid from the Spanish National Statistical Institute (INE) derived from the 2021 census allows us to validate our methods, albeit only for the most recent dates.","container-title":"Scientific Data","DOI":"10.1038/s41597-025-04533-8","ISSN":"2052-4463","issue":"1","journalAbbreviation":"Sci Data","language":"en","license":"2025 The Author(s)","page":"280","publisher":"Nature Publishing Group","source":"www.nature.com","title":"HIPGDAC-ES: historical population grid data compilation for Spain (1900–2021)","title-short":"HIPGDAC-ES","volume":"12","author":[{"family":"Goerlich","given":"Francisco J."}],"issued":{"date-parts":[["2025",2,16]]}}}],"schema":"https://github.com/citation-style-language/schema/raw/master/csl-citation.json"} </w:instrText>
      </w:r>
      <w:r w:rsidRPr="00A16122">
        <w:fldChar w:fldCharType="separate"/>
      </w:r>
      <w:r w:rsidRPr="0093191C">
        <w:t>(Goerlich, 2025)</w:t>
      </w:r>
      <w:r w:rsidRPr="00A16122">
        <w:fldChar w:fldCharType="end"/>
      </w:r>
      <w:r>
        <w:t xml:space="preserve"> were used to estimate the spatial distribution and interannual variability of population at the sub-basin scale. </w:t>
      </w:r>
      <w:r w:rsidRPr="00842928">
        <w:t>The dataset consists of decadal maps of population distribution from 1971 to 2021, with information provided at 100 m² grid-cell resolution.</w:t>
      </w:r>
      <w:r>
        <w:t xml:space="preserve"> Only</w:t>
      </w:r>
      <w:r w:rsidRPr="00A16122">
        <w:t xml:space="preserve"> one point source </w:t>
      </w:r>
      <w:r>
        <w:t xml:space="preserve">can be specified </w:t>
      </w:r>
      <w:r w:rsidRPr="00A16122">
        <w:t>per reach</w:t>
      </w:r>
      <w:r>
        <w:t>/sub-basin</w:t>
      </w:r>
      <w:r w:rsidRPr="00A16122">
        <w:t xml:space="preserve">, </w:t>
      </w:r>
      <w:r>
        <w:t xml:space="preserve">hence, </w:t>
      </w:r>
      <w:r w:rsidRPr="00A16122">
        <w:t xml:space="preserve">multiple discharges within the same </w:t>
      </w:r>
      <w:r>
        <w:t>subbasins</w:t>
      </w:r>
      <w:r w:rsidRPr="00A16122">
        <w:t xml:space="preserve"> need to be aggregated.</w:t>
      </w:r>
      <w:r>
        <w:t xml:space="preserve"> Hence, the population raster information contained in </w:t>
      </w:r>
      <w:r w:rsidRPr="00A16122">
        <w:fldChar w:fldCharType="begin"/>
      </w:r>
      <w:r>
        <w:instrText xml:space="preserve"> ADDIN ZOTERO_ITEM CSL_CITATION {"citationID":"mLTLMVY8","properties":{"formattedCitation":"(Goerlich, 2025)","plainCitation":"(Goerlich, 2025)","noteIndex":0},"citationItems":[{"id":5112,"uris":["http://zotero.org/groups/5967639/items/MIUEEJ4M"],"itemData":{"id":5112,"type":"article-journal","abstract":"Historical population grids are scarce or rather non-existent. This work represents a first effort in this direction. Using historical cadastral data and homogeneous population data at municipal level, we generate, for the whole of Spain, population grids with 100</w:instrText>
      </w:r>
      <w:r>
        <w:rPr>
          <w:rFonts w:ascii="Times New Roman" w:hAnsi="Times New Roman" w:cs="Times New Roman"/>
        </w:rPr>
        <w:instrText> </w:instrText>
      </w:r>
      <w:r>
        <w:instrText>m</w:instrText>
      </w:r>
      <w:r>
        <w:rPr>
          <w:rFonts w:ascii="Times New Roman" w:hAnsi="Times New Roman" w:cs="Times New Roman"/>
        </w:rPr>
        <w:instrText> </w:instrText>
      </w:r>
      <w:r>
        <w:rPr>
          <w:rFonts w:cs="Georgia"/>
        </w:rPr>
        <w:instrText>×</w:instrText>
      </w:r>
      <w:r>
        <w:rPr>
          <w:rFonts w:ascii="Times New Roman" w:hAnsi="Times New Roman" w:cs="Times New Roman"/>
        </w:rPr>
        <w:instrText> </w:instrText>
      </w:r>
      <w:r>
        <w:instrText>100</w:instrText>
      </w:r>
      <w:r>
        <w:rPr>
          <w:rFonts w:ascii="Times New Roman" w:hAnsi="Times New Roman" w:cs="Times New Roman"/>
        </w:rPr>
        <w:instrText> </w:instrText>
      </w:r>
      <w:r>
        <w:instrText>m and 1</w:instrText>
      </w:r>
      <w:r>
        <w:rPr>
          <w:rFonts w:ascii="Times New Roman" w:hAnsi="Times New Roman" w:cs="Times New Roman"/>
        </w:rPr>
        <w:instrText> </w:instrText>
      </w:r>
      <w:r>
        <w:instrText>km</w:instrText>
      </w:r>
      <w:r>
        <w:rPr>
          <w:rFonts w:ascii="Times New Roman" w:hAnsi="Times New Roman" w:cs="Times New Roman"/>
        </w:rPr>
        <w:instrText> </w:instrText>
      </w:r>
      <w:r>
        <w:rPr>
          <w:rFonts w:cs="Georgia"/>
        </w:rPr>
        <w:instrText>×</w:instrText>
      </w:r>
      <w:r>
        <w:rPr>
          <w:rFonts w:ascii="Times New Roman" w:hAnsi="Times New Roman" w:cs="Times New Roman"/>
        </w:rPr>
        <w:instrText> </w:instrText>
      </w:r>
      <w:r>
        <w:instrText>1</w:instrText>
      </w:r>
      <w:r>
        <w:rPr>
          <w:rFonts w:ascii="Times New Roman" w:hAnsi="Times New Roman" w:cs="Times New Roman"/>
        </w:rPr>
        <w:instrText> </w:instrText>
      </w:r>
      <w:r>
        <w:instrText xml:space="preserve">km resolutions and all census years from 1900 to 2021. These grids are top-down. The methods used are like those employed in the generation of population grids for the entire globe in the last decades by combining satellite imagery with demographic information from censuses. Given the richness of cadastral information, and the possibility of going much further back in time than satellite information, we can generate much older population grids. Although far from perfect, these grids provide a better approximation to the spatial distribution of the population in those years than the simple consideration of the municipal population or the count in the settlements derived from the gazetteers associated with the censuses. The possibility of taking our estimates up to 2021, where we have a bottom-up population grid from the Spanish National Statistical Institute (INE) derived from the 2021 census allows us to validate our methods, albeit only for the most recent dates.","container-title":"Scientific Data","DOI":"10.1038/s41597-025-04533-8","ISSN":"2052-4463","issue":"1","journalAbbreviation":"Sci Data","language":"en","license":"2025 The Author(s)","page":"280","publisher":"Nature Publishing Group","source":"www.nature.com","title":"HIPGDAC-ES: historical population grid data compilation for Spain (1900–2021)","title-short":"HIPGDAC-ES","volume":"12","author":[{"family":"Goerlich","given":"Francisco J."}],"issued":{"date-parts":[["2025",2,16]]}}}],"schema":"https://github.com/citation-style-language/schema/raw/master/csl-citation.json"} </w:instrText>
      </w:r>
      <w:r w:rsidRPr="00A16122">
        <w:fldChar w:fldCharType="separate"/>
      </w:r>
      <w:r w:rsidRPr="0093191C">
        <w:t>(Goerlich, 2025)</w:t>
      </w:r>
      <w:r w:rsidRPr="00A16122">
        <w:fldChar w:fldCharType="end"/>
      </w:r>
      <w:r>
        <w:t xml:space="preserve"> was</w:t>
      </w:r>
      <w:r w:rsidRPr="00A16122">
        <w:t xml:space="preserve"> clipped to the basin extent</w:t>
      </w:r>
      <w:r>
        <w:t xml:space="preserve"> and</w:t>
      </w:r>
      <w:r w:rsidRPr="00A16122">
        <w:t xml:space="preserve"> pixel counts were aggregated to</w:t>
      </w:r>
      <w:r>
        <w:t xml:space="preserve"> obtain the number of inhabitans at the </w:t>
      </w:r>
      <w:r w:rsidRPr="00A16122">
        <w:t>sub-basin</w:t>
      </w:r>
      <w:r>
        <w:t xml:space="preserve"> level. D</w:t>
      </w:r>
      <w:r w:rsidRPr="00A16122">
        <w:t xml:space="preserve">ecadal values (1971–2021) were linearly interpolated to </w:t>
      </w:r>
      <w:r>
        <w:t xml:space="preserve">form </w:t>
      </w:r>
      <w:r w:rsidRPr="00A16122">
        <w:t>annual series.</w:t>
      </w:r>
    </w:p>
    <w:p w14:paraId="78D08AC6" w14:textId="77777777" w:rsidR="00BA3A53" w:rsidRDefault="00BA3A53" w:rsidP="00BA3A53">
      <w:pPr>
        <w:rPr>
          <w:rFonts w:eastAsia="Times New Roman" w:cs="Times New Roman"/>
          <w:kern w:val="0"/>
          <w:lang w:val="en-US" w:eastAsia="es-ES"/>
        </w:rPr>
      </w:pPr>
      <w:r>
        <w:tab/>
      </w:r>
      <w:r w:rsidRPr="00842928">
        <w:rPr>
          <w:rFonts w:eastAsia="Times New Roman" w:cs="Times New Roman"/>
          <w:kern w:val="0"/>
          <w:lang w:val="en-US" w:eastAsia="es-ES"/>
        </w:rPr>
        <w:t>Per-capita water use was allowed to vary bet</w:t>
      </w:r>
      <w:r>
        <w:rPr>
          <w:rFonts w:eastAsia="Times New Roman" w:cs="Times New Roman"/>
          <w:kern w:val="0"/>
          <w:lang w:val="en-US" w:eastAsia="es-ES"/>
        </w:rPr>
        <w:t xml:space="preserve">ween 100 and </w:t>
      </w:r>
      <w:r w:rsidRPr="00842928">
        <w:rPr>
          <w:rFonts w:eastAsia="Times New Roman" w:cs="Times New Roman"/>
          <w:kern w:val="0"/>
          <w:highlight w:val="yellow"/>
          <w:lang w:val="en-US" w:eastAsia="es-ES"/>
        </w:rPr>
        <w:t>400</w:t>
      </w:r>
      <w:r>
        <w:rPr>
          <w:rFonts w:eastAsia="Times New Roman" w:cs="Times New Roman"/>
          <w:kern w:val="0"/>
          <w:lang w:val="en-US" w:eastAsia="es-ES"/>
        </w:rPr>
        <w:t xml:space="preserve"> L person</w:t>
      </w:r>
      <w:r w:rsidRPr="00842928">
        <w:rPr>
          <w:rFonts w:eastAsia="Times New Roman" w:cs="Times New Roman"/>
          <w:kern w:val="0"/>
          <w:vertAlign w:val="superscript"/>
          <w:lang w:val="en-US" w:eastAsia="es-ES"/>
        </w:rPr>
        <w:t>-</w:t>
      </w:r>
      <w:r>
        <w:rPr>
          <w:rFonts w:eastAsia="Times New Roman" w:cs="Times New Roman"/>
          <w:kern w:val="0"/>
          <w:lang w:val="en-US" w:eastAsia="es-ES"/>
        </w:rPr>
        <w:t>¹day</w:t>
      </w:r>
      <w:r w:rsidRPr="00842928">
        <w:rPr>
          <w:rFonts w:eastAsia="Times New Roman" w:cs="Times New Roman"/>
          <w:kern w:val="0"/>
          <w:vertAlign w:val="superscript"/>
          <w:lang w:val="en-US" w:eastAsia="es-ES"/>
        </w:rPr>
        <w:t>-</w:t>
      </w:r>
      <w:r w:rsidRPr="00842928">
        <w:rPr>
          <w:rFonts w:eastAsia="Times New Roman" w:cs="Times New Roman"/>
          <w:kern w:val="0"/>
          <w:lang w:val="en-US" w:eastAsia="es-ES"/>
        </w:rPr>
        <w:t>¹ to account for uncertainty and variability among sites and information sources</w:t>
      </w:r>
      <w:bookmarkEnd w:id="19"/>
      <w:r w:rsidRPr="00842928">
        <w:rPr>
          <w:rFonts w:eastAsia="Times New Roman" w:cs="Times New Roman"/>
          <w:kern w:val="0"/>
          <w:lang w:val="en-US" w:eastAsia="es-ES"/>
        </w:rPr>
        <w:t>.</w:t>
      </w:r>
      <w:r>
        <w:t xml:space="preserve"> </w:t>
      </w:r>
      <w:r w:rsidRPr="00842928">
        <w:t>Jones</w:t>
      </w:r>
      <w:r>
        <w:t xml:space="preserve"> et al. (2021), for example, suggest </w:t>
      </w:r>
      <w:r w:rsidRPr="00842928">
        <w:t xml:space="preserve">an average </w:t>
      </w:r>
      <w:r>
        <w:t xml:space="preserve">value </w:t>
      </w:r>
      <w:r w:rsidRPr="00842928">
        <w:t xml:space="preserve">of </w:t>
      </w:r>
      <w:r>
        <w:t xml:space="preserve">approximately </w:t>
      </w:r>
      <w:r w:rsidRPr="00842928">
        <w:t>240 L person</w:t>
      </w:r>
      <w:r w:rsidRPr="00F650D0">
        <w:rPr>
          <w:vertAlign w:val="superscript"/>
        </w:rPr>
        <w:t>-</w:t>
      </w:r>
      <w:r w:rsidRPr="00F650D0">
        <w:t>¹</w:t>
      </w:r>
      <w:r w:rsidRPr="00842928">
        <w:t xml:space="preserve"> day</w:t>
      </w:r>
      <w:r w:rsidRPr="00F650D0">
        <w:rPr>
          <w:vertAlign w:val="superscript"/>
        </w:rPr>
        <w:t>-</w:t>
      </w:r>
      <w:r w:rsidRPr="00F650D0">
        <w:t>¹</w:t>
      </w:r>
      <w:r>
        <w:t xml:space="preserve">. Similar </w:t>
      </w:r>
      <w:r w:rsidRPr="00842928">
        <w:rPr>
          <w:rFonts w:eastAsia="Times New Roman" w:cs="Times New Roman"/>
          <w:kern w:val="0"/>
          <w:lang w:val="en-US" w:eastAsia="es-ES"/>
        </w:rPr>
        <w:t>values (280 L person-¹ day-¹)  are reported by Jódar-Abellán et al. (2019</w:t>
      </w:r>
      <w:r>
        <w:rPr>
          <w:rFonts w:eastAsia="Times New Roman" w:cs="Times New Roman"/>
          <w:kern w:val="0"/>
          <w:lang w:val="en-US" w:eastAsia="es-ES"/>
        </w:rPr>
        <w:t>).</w:t>
      </w:r>
      <w:r w:rsidRPr="00842928">
        <w:rPr>
          <w:rFonts w:eastAsia="Times New Roman" w:cs="Times New Roman"/>
          <w:kern w:val="0"/>
          <w:lang w:val="en-US" w:eastAsia="es-ES"/>
        </w:rPr>
        <w:t xml:space="preserve"> On the lower end, the Spanish National Statistical Institute reports daily consumption for some communities as low as 100 L person</w:t>
      </w:r>
      <w:r w:rsidRPr="00842928">
        <w:rPr>
          <w:rFonts w:ascii="Cambria Math" w:eastAsia="Times New Roman" w:hAnsi="Cambria Math" w:cs="Cambria Math"/>
          <w:kern w:val="0"/>
          <w:lang w:val="en-US" w:eastAsia="es-ES"/>
        </w:rPr>
        <w:t>⁻</w:t>
      </w:r>
      <w:r w:rsidRPr="00842928">
        <w:rPr>
          <w:rFonts w:eastAsia="Times New Roman" w:cs="Georgia"/>
          <w:kern w:val="0"/>
          <w:lang w:val="en-US" w:eastAsia="es-ES"/>
        </w:rPr>
        <w:t>¹</w:t>
      </w:r>
      <w:r w:rsidRPr="00842928">
        <w:rPr>
          <w:rFonts w:eastAsia="Times New Roman" w:cs="Times New Roman"/>
          <w:kern w:val="0"/>
          <w:lang w:val="en-US" w:eastAsia="es-ES"/>
        </w:rPr>
        <w:t xml:space="preserve"> day</w:t>
      </w:r>
      <w:r w:rsidRPr="00842928">
        <w:rPr>
          <w:rFonts w:ascii="Cambria Math" w:eastAsia="Times New Roman" w:hAnsi="Cambria Math" w:cs="Cambria Math"/>
          <w:kern w:val="0"/>
          <w:lang w:val="en-US" w:eastAsia="es-ES"/>
        </w:rPr>
        <w:t>⁻</w:t>
      </w:r>
      <w:r w:rsidRPr="00842928">
        <w:rPr>
          <w:rFonts w:eastAsia="Times New Roman" w:cs="Georgia"/>
          <w:kern w:val="0"/>
          <w:lang w:val="en-US" w:eastAsia="es-ES"/>
        </w:rPr>
        <w:t>¹</w:t>
      </w:r>
      <w:r w:rsidRPr="00842928">
        <w:rPr>
          <w:rFonts w:eastAsia="Times New Roman" w:cs="Times New Roman"/>
          <w:kern w:val="0"/>
          <w:lang w:val="en-US" w:eastAsia="es-ES"/>
        </w:rPr>
        <w:t xml:space="preserve"> (Instituto Nacional de Estad</w:t>
      </w:r>
      <w:r w:rsidRPr="00842928">
        <w:rPr>
          <w:rFonts w:eastAsia="Times New Roman" w:cs="Georgia"/>
          <w:kern w:val="0"/>
          <w:lang w:val="en-US" w:eastAsia="es-ES"/>
        </w:rPr>
        <w:t>í</w:t>
      </w:r>
      <w:r w:rsidRPr="00842928">
        <w:rPr>
          <w:rFonts w:eastAsia="Times New Roman" w:cs="Times New Roman"/>
          <w:kern w:val="0"/>
          <w:lang w:val="en-US" w:eastAsia="es-ES"/>
        </w:rPr>
        <w:t xml:space="preserve">stica, </w:t>
      </w:r>
      <w:r>
        <w:rPr>
          <w:rFonts w:eastAsia="Times New Roman" w:cs="Times New Roman"/>
          <w:kern w:val="0"/>
          <w:lang w:val="en-US" w:eastAsia="es-ES"/>
        </w:rPr>
        <w:t>2022</w:t>
      </w:r>
      <w:r w:rsidRPr="00842928">
        <w:rPr>
          <w:rFonts w:eastAsia="Times New Roman" w:cs="Times New Roman"/>
          <w:kern w:val="0"/>
          <w:lang w:val="en-US" w:eastAsia="es-ES"/>
        </w:rPr>
        <w:t>). However, a report on water resources in the Genil River Basin indicates that per-capita water use in some villages within the Cubillas catchment can reach up to 400 L person</w:t>
      </w:r>
      <w:r w:rsidRPr="00842928">
        <w:rPr>
          <w:rFonts w:ascii="Cambria Math" w:eastAsia="Times New Roman" w:hAnsi="Cambria Math" w:cs="Cambria Math"/>
          <w:kern w:val="0"/>
          <w:lang w:val="en-US" w:eastAsia="es-ES"/>
        </w:rPr>
        <w:t>⁻</w:t>
      </w:r>
      <w:r w:rsidRPr="00842928">
        <w:rPr>
          <w:rFonts w:eastAsia="Times New Roman" w:cs="Georgia"/>
          <w:kern w:val="0"/>
          <w:lang w:val="en-US" w:eastAsia="es-ES"/>
        </w:rPr>
        <w:t>¹</w:t>
      </w:r>
      <w:r w:rsidRPr="00842928">
        <w:rPr>
          <w:rFonts w:eastAsia="Times New Roman" w:cs="Times New Roman"/>
          <w:kern w:val="0"/>
          <w:lang w:val="en-US" w:eastAsia="es-ES"/>
        </w:rPr>
        <w:t xml:space="preserve"> day</w:t>
      </w:r>
      <w:r w:rsidRPr="00842928">
        <w:rPr>
          <w:rFonts w:ascii="Cambria Math" w:eastAsia="Times New Roman" w:hAnsi="Cambria Math" w:cs="Cambria Math"/>
          <w:kern w:val="0"/>
          <w:lang w:val="en-US" w:eastAsia="es-ES"/>
        </w:rPr>
        <w:t>⁻</w:t>
      </w:r>
      <w:r w:rsidRPr="00842928">
        <w:rPr>
          <w:rFonts w:eastAsia="Times New Roman" w:cs="Georgia"/>
          <w:kern w:val="0"/>
          <w:lang w:val="en-US" w:eastAsia="es-ES"/>
        </w:rPr>
        <w:t>¹</w:t>
      </w:r>
      <w:r w:rsidRPr="00842928">
        <w:rPr>
          <w:rFonts w:eastAsia="Times New Roman" w:cs="Times New Roman"/>
          <w:kern w:val="0"/>
          <w:lang w:val="en-US" w:eastAsia="es-ES"/>
        </w:rPr>
        <w:t xml:space="preserve"> (</w:t>
      </w:r>
      <w:r w:rsidRPr="00CB0447">
        <w:rPr>
          <w:rFonts w:eastAsia="Times New Roman" w:cs="Times New Roman"/>
          <w:kern w:val="0"/>
          <w:lang w:val="en-US" w:eastAsia="es-ES"/>
        </w:rPr>
        <w:t>Murillo-D</w:t>
      </w:r>
      <w:r w:rsidRPr="00CB0447">
        <w:rPr>
          <w:rFonts w:eastAsia="Times New Roman" w:cs="Georgia"/>
          <w:kern w:val="0"/>
          <w:lang w:val="en-US" w:eastAsia="es-ES"/>
        </w:rPr>
        <w:t>í</w:t>
      </w:r>
      <w:r w:rsidRPr="00CB0447">
        <w:rPr>
          <w:rFonts w:eastAsia="Times New Roman" w:cs="Times New Roman"/>
          <w:kern w:val="0"/>
          <w:lang w:val="en-US" w:eastAsia="es-ES"/>
        </w:rPr>
        <w:t>az &amp; Navarro Ia</w:t>
      </w:r>
      <w:r w:rsidRPr="00CB0447">
        <w:rPr>
          <w:rFonts w:eastAsia="Times New Roman" w:cs="Georgia"/>
          <w:kern w:val="0"/>
          <w:lang w:val="en-US" w:eastAsia="es-ES"/>
        </w:rPr>
        <w:t>ñ</w:t>
      </w:r>
      <w:r w:rsidRPr="00CB0447">
        <w:rPr>
          <w:rFonts w:eastAsia="Times New Roman" w:cs="Times New Roman"/>
          <w:kern w:val="0"/>
          <w:lang w:val="en-US" w:eastAsia="es-ES"/>
        </w:rPr>
        <w:t>ez, 2006).</w:t>
      </w:r>
      <w:r>
        <w:rPr>
          <w:rFonts w:eastAsia="Times New Roman" w:cs="Times New Roman"/>
          <w:kern w:val="0"/>
          <w:lang w:val="en-US" w:eastAsia="es-ES"/>
        </w:rPr>
        <w:t xml:space="preserve"> </w:t>
      </w:r>
    </w:p>
    <w:p w14:paraId="7368BFF8" w14:textId="77777777" w:rsidR="00BA3A53" w:rsidRDefault="00BA3A53" w:rsidP="00BA3A53">
      <w:r>
        <w:rPr>
          <w:rFonts w:eastAsia="Times New Roman" w:cs="Times New Roman"/>
          <w:kern w:val="0"/>
          <w:lang w:val="en-US" w:eastAsia="es-ES"/>
        </w:rPr>
        <w:tab/>
      </w:r>
      <w:r w:rsidRPr="00842928">
        <w:rPr>
          <w:rFonts w:eastAsia="Times New Roman" w:cs="Times New Roman"/>
          <w:kern w:val="0"/>
          <w:lang w:val="en-US" w:eastAsia="es-ES"/>
        </w:rPr>
        <w:t>No local information on nutrient and organic matter concentrations in wastewater was available for any urban site in the Cubillas basin. Typical ranges of nutrient (phosphorus and nitrogen) and organic matter concentrations (carbonaceous biochemical oxygen demand, CBOD₅) in untreated wastewater were therefore taken from Tchobanoglous and Burton (2000</w:t>
      </w:r>
      <w:r w:rsidRPr="00C91719">
        <w:rPr>
          <w:rFonts w:eastAsia="Times New Roman" w:cs="Times New Roman"/>
          <w:kern w:val="0"/>
          <w:lang w:val="en-US" w:eastAsia="es-ES"/>
        </w:rPr>
        <w:t xml:space="preserve">, see </w:t>
      </w:r>
      <w:r>
        <w:rPr>
          <w:rFonts w:eastAsia="Times New Roman" w:cs="Times New Roman"/>
          <w:kern w:val="0"/>
          <w:lang w:val="en-US" w:eastAsia="es-ES"/>
        </w:rPr>
        <w:t>Table</w:t>
      </w:r>
      <w:r w:rsidRPr="00C91719">
        <w:rPr>
          <w:rFonts w:eastAsia="Times New Roman" w:cs="Times New Roman"/>
          <w:kern w:val="0"/>
          <w:lang w:val="en-US" w:eastAsia="es-ES"/>
        </w:rPr>
        <w:t xml:space="preserve"> 1</w:t>
      </w:r>
      <w:r w:rsidRPr="00842928">
        <w:rPr>
          <w:rFonts w:eastAsia="Times New Roman" w:cs="Times New Roman"/>
          <w:kern w:val="0"/>
          <w:lang w:val="en-US" w:eastAsia="es-ES"/>
        </w:rPr>
        <w:t>). BOD₅ concentrations reported in Tchobanoglous and Burton were assumed to be equivalent to CBOD₅ (as required by SWAT), given reported BOD₅/CBOD₅ ratios of 1.05–1.30 (Muirhead et al., 2006). Dissolved oxygen and chlorophyll-a concentrations in wastewater were assumed to be negligible.</w:t>
      </w:r>
      <w:r>
        <w:rPr>
          <w:rFonts w:eastAsia="Times New Roman" w:cs="Times New Roman"/>
          <w:kern w:val="0"/>
          <w:lang w:val="en-US" w:eastAsia="es-ES"/>
        </w:rPr>
        <w:t xml:space="preserve"> </w:t>
      </w:r>
      <w:r>
        <w:rPr>
          <w:highlight w:val="yellow"/>
        </w:rPr>
        <w:t xml:space="preserve"> (LOCAL STUDIES CONDUCTED FOR WWTP PROJECTS funded by Junta de Andalucía SHOULD INCLUDE THESE RESULTS – CAN WE ASK??)</w:t>
      </w:r>
      <w:r w:rsidRPr="00842928">
        <w:rPr>
          <w:highlight w:val="yellow"/>
        </w:rPr>
        <w:t>.</w:t>
      </w:r>
    </w:p>
    <w:p w14:paraId="14998F8C" w14:textId="77777777" w:rsidR="00BA3A53" w:rsidRDefault="00BA3A53" w:rsidP="00BA3A53"/>
    <w:p w14:paraId="6224AA79" w14:textId="77777777" w:rsidR="00BA3A53" w:rsidRPr="00A16122" w:rsidRDefault="00BA3A53" w:rsidP="00BA3A53">
      <w:pPr>
        <w:rPr>
          <w:rFonts w:ascii="Georgia" w:hAnsi="Georgia"/>
          <w:sz w:val="24"/>
          <w:szCs w:val="24"/>
        </w:rPr>
      </w:pPr>
      <w:r w:rsidRPr="009313EF">
        <w:rPr>
          <w:rFonts w:ascii="Georgia" w:hAnsi="Georgia"/>
          <w:color w:val="EE0000"/>
          <w:sz w:val="24"/>
          <w:szCs w:val="24"/>
          <w:highlight w:val="yellow"/>
        </w:rPr>
        <w:t xml:space="preserve">Table </w:t>
      </w:r>
      <w:r>
        <w:rPr>
          <w:rFonts w:ascii="Georgia" w:hAnsi="Georgia"/>
          <w:color w:val="EE0000"/>
          <w:sz w:val="24"/>
          <w:szCs w:val="24"/>
        </w:rPr>
        <w:t>1</w:t>
      </w:r>
      <w:r w:rsidRPr="00A16122">
        <w:rPr>
          <w:rFonts w:ascii="Georgia" w:hAnsi="Georgia"/>
          <w:color w:val="EE0000"/>
          <w:sz w:val="24"/>
          <w:szCs w:val="24"/>
        </w:rPr>
        <w:t xml:space="preserve"> — Point-source </w:t>
      </w:r>
      <w:r>
        <w:rPr>
          <w:rFonts w:ascii="Georgia" w:hAnsi="Georgia"/>
          <w:color w:val="EE0000"/>
          <w:sz w:val="24"/>
          <w:szCs w:val="24"/>
        </w:rPr>
        <w:t>uncertainty bounds of wastewater composition</w:t>
      </w:r>
      <w:r w:rsidRPr="00A16122">
        <w:rPr>
          <w:rFonts w:ascii="Georgia" w:hAnsi="Georgia"/>
          <w:color w:val="EE0000"/>
          <w:sz w:val="24"/>
          <w:szCs w:val="24"/>
        </w:rPr>
        <w:t xml:space="preserve"> (mg L</w:t>
      </w:r>
      <w:r w:rsidRPr="00A16122">
        <w:rPr>
          <w:color w:val="EE0000"/>
          <w:sz w:val="24"/>
          <w:szCs w:val="24"/>
        </w:rPr>
        <w:t>⁻</w:t>
      </w:r>
      <w:r w:rsidRPr="00A16122">
        <w:rPr>
          <w:rFonts w:ascii="Georgia" w:hAnsi="Georgia"/>
          <w:color w:val="EE0000"/>
          <w:sz w:val="24"/>
          <w:szCs w:val="24"/>
        </w:rPr>
        <w:t xml:space="preserve">¹) </w:t>
      </w:r>
      <w:r w:rsidRPr="00A16122">
        <w:rPr>
          <w:rFonts w:ascii="Georgia" w:hAnsi="Georgia"/>
          <w:sz w:val="24"/>
          <w:szCs w:val="24"/>
        </w:rPr>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1"/>
        <w:gridCol w:w="726"/>
        <w:gridCol w:w="66"/>
        <w:gridCol w:w="746"/>
      </w:tblGrid>
      <w:tr w:rsidR="00BA3A53" w:rsidRPr="00A16122" w14:paraId="1EF05C49" w14:textId="77777777" w:rsidTr="00AE2592">
        <w:trPr>
          <w:tblHeader/>
          <w:tblCellSpacing w:w="15" w:type="dxa"/>
        </w:trPr>
        <w:tc>
          <w:tcPr>
            <w:tcW w:w="0" w:type="auto"/>
            <w:vAlign w:val="center"/>
          </w:tcPr>
          <w:p w14:paraId="33ACE223" w14:textId="77777777" w:rsidR="00BA3A53" w:rsidRPr="00A16122" w:rsidRDefault="00BA3A53" w:rsidP="00AE2592">
            <w:pPr>
              <w:rPr>
                <w:rFonts w:ascii="Georgia" w:hAnsi="Georgia"/>
                <w:sz w:val="24"/>
                <w:szCs w:val="24"/>
              </w:rPr>
            </w:pPr>
            <w:r w:rsidRPr="00A16122">
              <w:rPr>
                <w:rFonts w:ascii="Georgia" w:hAnsi="Georgia"/>
                <w:sz w:val="24"/>
                <w:szCs w:val="24"/>
              </w:rPr>
              <w:t>Parameter</w:t>
            </w:r>
          </w:p>
        </w:tc>
        <w:tc>
          <w:tcPr>
            <w:tcW w:w="0" w:type="auto"/>
            <w:vAlign w:val="center"/>
          </w:tcPr>
          <w:p w14:paraId="0A6C2E10" w14:textId="77777777" w:rsidR="00BA3A53" w:rsidRPr="00A16122" w:rsidRDefault="00BA3A53" w:rsidP="00AE2592">
            <w:pPr>
              <w:rPr>
                <w:rFonts w:ascii="Georgia" w:hAnsi="Georgia"/>
                <w:sz w:val="24"/>
                <w:szCs w:val="24"/>
              </w:rPr>
            </w:pPr>
            <w:r w:rsidRPr="00A16122">
              <w:rPr>
                <w:rFonts w:ascii="Georgia" w:hAnsi="Georgia"/>
                <w:sz w:val="24"/>
                <w:szCs w:val="24"/>
              </w:rPr>
              <w:t>Lower</w:t>
            </w:r>
          </w:p>
        </w:tc>
        <w:tc>
          <w:tcPr>
            <w:tcW w:w="0" w:type="auto"/>
            <w:vAlign w:val="center"/>
          </w:tcPr>
          <w:p w14:paraId="732FCB04" w14:textId="77777777" w:rsidR="00BA3A53" w:rsidRPr="00A16122" w:rsidRDefault="00BA3A53" w:rsidP="00AE2592">
            <w:pPr>
              <w:rPr>
                <w:rFonts w:ascii="Georgia" w:hAnsi="Georgia"/>
                <w:sz w:val="24"/>
                <w:szCs w:val="24"/>
              </w:rPr>
            </w:pPr>
          </w:p>
        </w:tc>
        <w:tc>
          <w:tcPr>
            <w:tcW w:w="0" w:type="auto"/>
            <w:vAlign w:val="center"/>
          </w:tcPr>
          <w:p w14:paraId="0B8C42EE" w14:textId="77777777" w:rsidR="00BA3A53" w:rsidRPr="00A16122" w:rsidRDefault="00BA3A53" w:rsidP="00AE2592">
            <w:pPr>
              <w:rPr>
                <w:rFonts w:ascii="Georgia" w:hAnsi="Georgia"/>
                <w:sz w:val="24"/>
                <w:szCs w:val="24"/>
              </w:rPr>
            </w:pPr>
            <w:r w:rsidRPr="00A16122">
              <w:rPr>
                <w:rFonts w:ascii="Georgia" w:hAnsi="Georgia"/>
                <w:sz w:val="24"/>
                <w:szCs w:val="24"/>
              </w:rPr>
              <w:t>Upper</w:t>
            </w:r>
          </w:p>
        </w:tc>
      </w:tr>
      <w:tr w:rsidR="00BA3A53" w:rsidRPr="00A16122" w14:paraId="1EBCC6C5" w14:textId="77777777" w:rsidTr="00AE2592">
        <w:trPr>
          <w:tblCellSpacing w:w="15" w:type="dxa"/>
        </w:trPr>
        <w:tc>
          <w:tcPr>
            <w:tcW w:w="0" w:type="auto"/>
            <w:vAlign w:val="center"/>
          </w:tcPr>
          <w:p w14:paraId="06111C5D" w14:textId="77777777" w:rsidR="00BA3A53" w:rsidRPr="00A16122" w:rsidRDefault="00BA3A53" w:rsidP="00AE2592">
            <w:pPr>
              <w:rPr>
                <w:rFonts w:ascii="Georgia" w:hAnsi="Georgia"/>
                <w:sz w:val="24"/>
                <w:szCs w:val="24"/>
              </w:rPr>
            </w:pPr>
            <w:r w:rsidRPr="00A16122">
              <w:rPr>
                <w:rFonts w:ascii="Georgia" w:hAnsi="Georgia"/>
                <w:sz w:val="24"/>
                <w:szCs w:val="24"/>
              </w:rPr>
              <w:t>Organic Nitrogen (ORGNYR)</w:t>
            </w:r>
          </w:p>
        </w:tc>
        <w:tc>
          <w:tcPr>
            <w:tcW w:w="0" w:type="auto"/>
            <w:vAlign w:val="center"/>
          </w:tcPr>
          <w:p w14:paraId="5979C5F8" w14:textId="77777777" w:rsidR="00BA3A53" w:rsidRPr="00A16122" w:rsidRDefault="00BA3A53" w:rsidP="00AE2592">
            <w:pPr>
              <w:rPr>
                <w:rFonts w:ascii="Georgia" w:hAnsi="Georgia"/>
                <w:sz w:val="24"/>
                <w:szCs w:val="24"/>
              </w:rPr>
            </w:pPr>
            <w:r w:rsidRPr="00A16122">
              <w:rPr>
                <w:rFonts w:ascii="Georgia" w:hAnsi="Georgia"/>
                <w:sz w:val="24"/>
                <w:szCs w:val="24"/>
              </w:rPr>
              <w:t>8</w:t>
            </w:r>
          </w:p>
        </w:tc>
        <w:tc>
          <w:tcPr>
            <w:tcW w:w="0" w:type="auto"/>
            <w:vAlign w:val="center"/>
          </w:tcPr>
          <w:p w14:paraId="2FAC9F0D" w14:textId="77777777" w:rsidR="00BA3A53" w:rsidRPr="00A16122" w:rsidRDefault="00BA3A53" w:rsidP="00AE2592">
            <w:pPr>
              <w:rPr>
                <w:rFonts w:ascii="Georgia" w:hAnsi="Georgia"/>
                <w:sz w:val="24"/>
                <w:szCs w:val="24"/>
              </w:rPr>
            </w:pPr>
          </w:p>
        </w:tc>
        <w:tc>
          <w:tcPr>
            <w:tcW w:w="0" w:type="auto"/>
            <w:vAlign w:val="center"/>
          </w:tcPr>
          <w:p w14:paraId="0C5E750A" w14:textId="77777777" w:rsidR="00BA3A53" w:rsidRPr="00A16122" w:rsidRDefault="00BA3A53" w:rsidP="00AE2592">
            <w:pPr>
              <w:rPr>
                <w:rFonts w:ascii="Georgia" w:hAnsi="Georgia"/>
                <w:sz w:val="24"/>
                <w:szCs w:val="24"/>
              </w:rPr>
            </w:pPr>
            <w:r w:rsidRPr="00A16122">
              <w:rPr>
                <w:rFonts w:ascii="Georgia" w:hAnsi="Georgia"/>
                <w:sz w:val="24"/>
                <w:szCs w:val="24"/>
              </w:rPr>
              <w:t>35</w:t>
            </w:r>
          </w:p>
        </w:tc>
      </w:tr>
      <w:tr w:rsidR="00BA3A53" w:rsidRPr="00A16122" w14:paraId="58D53680" w14:textId="77777777" w:rsidTr="00AE2592">
        <w:trPr>
          <w:tblCellSpacing w:w="15" w:type="dxa"/>
        </w:trPr>
        <w:tc>
          <w:tcPr>
            <w:tcW w:w="0" w:type="auto"/>
            <w:vAlign w:val="center"/>
          </w:tcPr>
          <w:p w14:paraId="4B2227A4" w14:textId="77777777" w:rsidR="00BA3A53" w:rsidRPr="00A16122" w:rsidRDefault="00BA3A53" w:rsidP="00AE2592">
            <w:pPr>
              <w:rPr>
                <w:rFonts w:ascii="Georgia" w:hAnsi="Georgia"/>
                <w:sz w:val="24"/>
                <w:szCs w:val="24"/>
              </w:rPr>
            </w:pPr>
            <w:r w:rsidRPr="00A16122">
              <w:rPr>
                <w:rFonts w:ascii="Georgia" w:hAnsi="Georgia"/>
                <w:sz w:val="24"/>
                <w:szCs w:val="24"/>
              </w:rPr>
              <w:t>Organic Phosphorus (ORGPYR)</w:t>
            </w:r>
          </w:p>
        </w:tc>
        <w:tc>
          <w:tcPr>
            <w:tcW w:w="0" w:type="auto"/>
            <w:vAlign w:val="center"/>
          </w:tcPr>
          <w:p w14:paraId="7857A1A1" w14:textId="77777777" w:rsidR="00BA3A53" w:rsidRPr="00A16122" w:rsidRDefault="00BA3A53" w:rsidP="00AE2592">
            <w:pPr>
              <w:rPr>
                <w:rFonts w:ascii="Georgia" w:hAnsi="Georgia"/>
                <w:sz w:val="24"/>
                <w:szCs w:val="24"/>
              </w:rPr>
            </w:pPr>
            <w:r w:rsidRPr="00A16122">
              <w:rPr>
                <w:rFonts w:ascii="Georgia" w:hAnsi="Georgia"/>
                <w:sz w:val="24"/>
                <w:szCs w:val="24"/>
              </w:rPr>
              <w:t>1</w:t>
            </w:r>
          </w:p>
        </w:tc>
        <w:tc>
          <w:tcPr>
            <w:tcW w:w="0" w:type="auto"/>
            <w:vAlign w:val="center"/>
          </w:tcPr>
          <w:p w14:paraId="54E0A2A3" w14:textId="77777777" w:rsidR="00BA3A53" w:rsidRPr="00A16122" w:rsidRDefault="00BA3A53" w:rsidP="00AE2592">
            <w:pPr>
              <w:rPr>
                <w:rFonts w:ascii="Georgia" w:hAnsi="Georgia"/>
                <w:sz w:val="24"/>
                <w:szCs w:val="24"/>
              </w:rPr>
            </w:pPr>
          </w:p>
        </w:tc>
        <w:tc>
          <w:tcPr>
            <w:tcW w:w="0" w:type="auto"/>
            <w:vAlign w:val="center"/>
          </w:tcPr>
          <w:p w14:paraId="48CC1883" w14:textId="77777777" w:rsidR="00BA3A53" w:rsidRPr="00A16122" w:rsidRDefault="00BA3A53" w:rsidP="00AE2592">
            <w:pPr>
              <w:rPr>
                <w:rFonts w:ascii="Georgia" w:hAnsi="Georgia"/>
                <w:sz w:val="24"/>
                <w:szCs w:val="24"/>
              </w:rPr>
            </w:pPr>
            <w:r w:rsidRPr="00A16122">
              <w:rPr>
                <w:rFonts w:ascii="Georgia" w:hAnsi="Georgia"/>
                <w:sz w:val="24"/>
                <w:szCs w:val="24"/>
              </w:rPr>
              <w:t>5</w:t>
            </w:r>
          </w:p>
        </w:tc>
      </w:tr>
      <w:tr w:rsidR="00BA3A53" w:rsidRPr="00A16122" w14:paraId="27A61102" w14:textId="77777777" w:rsidTr="00AE2592">
        <w:trPr>
          <w:tblCellSpacing w:w="15" w:type="dxa"/>
        </w:trPr>
        <w:tc>
          <w:tcPr>
            <w:tcW w:w="0" w:type="auto"/>
            <w:vAlign w:val="center"/>
          </w:tcPr>
          <w:p w14:paraId="0698AF56" w14:textId="77777777" w:rsidR="00BA3A53" w:rsidRPr="00A16122" w:rsidRDefault="00BA3A53" w:rsidP="00AE2592">
            <w:pPr>
              <w:rPr>
                <w:rFonts w:ascii="Georgia" w:hAnsi="Georgia"/>
                <w:sz w:val="24"/>
                <w:szCs w:val="24"/>
              </w:rPr>
            </w:pPr>
            <w:r w:rsidRPr="00A16122">
              <w:rPr>
                <w:rFonts w:ascii="Georgia" w:hAnsi="Georgia"/>
                <w:sz w:val="24"/>
                <w:szCs w:val="24"/>
              </w:rPr>
              <w:t>Nitrate (NO3YR)</w:t>
            </w:r>
          </w:p>
        </w:tc>
        <w:tc>
          <w:tcPr>
            <w:tcW w:w="0" w:type="auto"/>
            <w:vAlign w:val="center"/>
          </w:tcPr>
          <w:p w14:paraId="2A8B19C3" w14:textId="77777777" w:rsidR="00BA3A53" w:rsidRPr="00A16122" w:rsidRDefault="00BA3A53" w:rsidP="00AE2592">
            <w:pPr>
              <w:rPr>
                <w:rFonts w:ascii="Georgia" w:hAnsi="Georgia"/>
                <w:sz w:val="24"/>
                <w:szCs w:val="24"/>
              </w:rPr>
            </w:pPr>
            <w:r w:rsidRPr="00A16122">
              <w:rPr>
                <w:rFonts w:ascii="Georgia" w:hAnsi="Georgia"/>
                <w:sz w:val="24"/>
                <w:szCs w:val="24"/>
              </w:rPr>
              <w:t>0</w:t>
            </w:r>
          </w:p>
        </w:tc>
        <w:tc>
          <w:tcPr>
            <w:tcW w:w="0" w:type="auto"/>
            <w:vAlign w:val="center"/>
          </w:tcPr>
          <w:p w14:paraId="35680510" w14:textId="77777777" w:rsidR="00BA3A53" w:rsidRPr="00A16122" w:rsidRDefault="00BA3A53" w:rsidP="00AE2592">
            <w:pPr>
              <w:rPr>
                <w:rFonts w:ascii="Georgia" w:hAnsi="Georgia"/>
                <w:sz w:val="24"/>
                <w:szCs w:val="24"/>
              </w:rPr>
            </w:pPr>
          </w:p>
        </w:tc>
        <w:tc>
          <w:tcPr>
            <w:tcW w:w="0" w:type="auto"/>
            <w:vAlign w:val="center"/>
          </w:tcPr>
          <w:p w14:paraId="72970BA1" w14:textId="77777777" w:rsidR="00BA3A53" w:rsidRPr="00A16122" w:rsidRDefault="00BA3A53" w:rsidP="00AE2592">
            <w:pPr>
              <w:rPr>
                <w:rFonts w:ascii="Georgia" w:hAnsi="Georgia"/>
                <w:sz w:val="24"/>
                <w:szCs w:val="24"/>
              </w:rPr>
            </w:pPr>
            <w:r w:rsidRPr="00A16122">
              <w:rPr>
                <w:rFonts w:ascii="Georgia" w:hAnsi="Georgia"/>
                <w:sz w:val="24"/>
                <w:szCs w:val="24"/>
              </w:rPr>
              <w:t>0</w:t>
            </w:r>
          </w:p>
        </w:tc>
      </w:tr>
      <w:tr w:rsidR="00BA3A53" w:rsidRPr="00A16122" w14:paraId="2510E594" w14:textId="77777777" w:rsidTr="00AE2592">
        <w:trPr>
          <w:tblCellSpacing w:w="15" w:type="dxa"/>
        </w:trPr>
        <w:tc>
          <w:tcPr>
            <w:tcW w:w="0" w:type="auto"/>
            <w:vAlign w:val="center"/>
          </w:tcPr>
          <w:p w14:paraId="28E73466" w14:textId="77777777" w:rsidR="00BA3A53" w:rsidRPr="00A16122" w:rsidRDefault="00BA3A53" w:rsidP="00AE2592">
            <w:pPr>
              <w:rPr>
                <w:rFonts w:ascii="Georgia" w:hAnsi="Georgia"/>
                <w:sz w:val="24"/>
                <w:szCs w:val="24"/>
              </w:rPr>
            </w:pPr>
            <w:r w:rsidRPr="00A16122">
              <w:rPr>
                <w:rFonts w:ascii="Georgia" w:hAnsi="Georgia"/>
                <w:sz w:val="24"/>
                <w:szCs w:val="24"/>
              </w:rPr>
              <w:t>Ammonium (NH3YR)</w:t>
            </w:r>
          </w:p>
        </w:tc>
        <w:tc>
          <w:tcPr>
            <w:tcW w:w="0" w:type="auto"/>
            <w:vAlign w:val="center"/>
          </w:tcPr>
          <w:p w14:paraId="48D1E926" w14:textId="77777777" w:rsidR="00BA3A53" w:rsidRPr="00A16122" w:rsidRDefault="00BA3A53" w:rsidP="00AE2592">
            <w:pPr>
              <w:rPr>
                <w:rFonts w:ascii="Georgia" w:hAnsi="Georgia"/>
                <w:sz w:val="24"/>
                <w:szCs w:val="24"/>
              </w:rPr>
            </w:pPr>
            <w:r w:rsidRPr="00A16122">
              <w:rPr>
                <w:rFonts w:ascii="Georgia" w:hAnsi="Georgia"/>
                <w:sz w:val="24"/>
                <w:szCs w:val="24"/>
              </w:rPr>
              <w:t>12</w:t>
            </w:r>
          </w:p>
        </w:tc>
        <w:tc>
          <w:tcPr>
            <w:tcW w:w="0" w:type="auto"/>
            <w:vAlign w:val="center"/>
          </w:tcPr>
          <w:p w14:paraId="37EA2435" w14:textId="77777777" w:rsidR="00BA3A53" w:rsidRPr="00A16122" w:rsidRDefault="00BA3A53" w:rsidP="00AE2592">
            <w:pPr>
              <w:rPr>
                <w:rFonts w:ascii="Georgia" w:hAnsi="Georgia"/>
                <w:sz w:val="24"/>
                <w:szCs w:val="24"/>
              </w:rPr>
            </w:pPr>
          </w:p>
        </w:tc>
        <w:tc>
          <w:tcPr>
            <w:tcW w:w="0" w:type="auto"/>
            <w:vAlign w:val="center"/>
          </w:tcPr>
          <w:p w14:paraId="2C7BD115" w14:textId="77777777" w:rsidR="00BA3A53" w:rsidRPr="00A16122" w:rsidRDefault="00BA3A53" w:rsidP="00AE2592">
            <w:pPr>
              <w:rPr>
                <w:rFonts w:ascii="Georgia" w:hAnsi="Georgia"/>
                <w:sz w:val="24"/>
                <w:szCs w:val="24"/>
              </w:rPr>
            </w:pPr>
            <w:r w:rsidRPr="00A16122">
              <w:rPr>
                <w:rFonts w:ascii="Georgia" w:hAnsi="Georgia"/>
                <w:sz w:val="24"/>
                <w:szCs w:val="24"/>
              </w:rPr>
              <w:t>50</w:t>
            </w:r>
          </w:p>
        </w:tc>
      </w:tr>
      <w:tr w:rsidR="00BA3A53" w:rsidRPr="00A16122" w14:paraId="487EF4B5" w14:textId="77777777" w:rsidTr="00AE2592">
        <w:trPr>
          <w:tblCellSpacing w:w="15" w:type="dxa"/>
        </w:trPr>
        <w:tc>
          <w:tcPr>
            <w:tcW w:w="0" w:type="auto"/>
            <w:vAlign w:val="center"/>
          </w:tcPr>
          <w:p w14:paraId="1444152B" w14:textId="77777777" w:rsidR="00BA3A53" w:rsidRPr="00A16122" w:rsidRDefault="00BA3A53" w:rsidP="00AE2592">
            <w:pPr>
              <w:rPr>
                <w:rFonts w:ascii="Georgia" w:hAnsi="Georgia"/>
                <w:sz w:val="24"/>
                <w:szCs w:val="24"/>
              </w:rPr>
            </w:pPr>
            <w:r w:rsidRPr="00A16122">
              <w:rPr>
                <w:rFonts w:ascii="Georgia" w:hAnsi="Georgia"/>
                <w:sz w:val="24"/>
                <w:szCs w:val="24"/>
              </w:rPr>
              <w:t>Nitrite (NO2YR)</w:t>
            </w:r>
          </w:p>
        </w:tc>
        <w:tc>
          <w:tcPr>
            <w:tcW w:w="0" w:type="auto"/>
            <w:vAlign w:val="center"/>
          </w:tcPr>
          <w:p w14:paraId="12ECC128" w14:textId="77777777" w:rsidR="00BA3A53" w:rsidRPr="00A16122" w:rsidRDefault="00BA3A53" w:rsidP="00AE2592">
            <w:pPr>
              <w:rPr>
                <w:rFonts w:ascii="Georgia" w:hAnsi="Georgia"/>
                <w:sz w:val="24"/>
                <w:szCs w:val="24"/>
              </w:rPr>
            </w:pPr>
            <w:r w:rsidRPr="00A16122">
              <w:rPr>
                <w:rFonts w:ascii="Georgia" w:hAnsi="Georgia"/>
                <w:sz w:val="24"/>
                <w:szCs w:val="24"/>
              </w:rPr>
              <w:t>0</w:t>
            </w:r>
          </w:p>
        </w:tc>
        <w:tc>
          <w:tcPr>
            <w:tcW w:w="0" w:type="auto"/>
            <w:vAlign w:val="center"/>
          </w:tcPr>
          <w:p w14:paraId="1FBAC74B" w14:textId="77777777" w:rsidR="00BA3A53" w:rsidRPr="00A16122" w:rsidRDefault="00BA3A53" w:rsidP="00AE2592">
            <w:pPr>
              <w:rPr>
                <w:rFonts w:ascii="Georgia" w:hAnsi="Georgia"/>
                <w:sz w:val="24"/>
                <w:szCs w:val="24"/>
              </w:rPr>
            </w:pPr>
          </w:p>
        </w:tc>
        <w:tc>
          <w:tcPr>
            <w:tcW w:w="0" w:type="auto"/>
            <w:vAlign w:val="center"/>
          </w:tcPr>
          <w:p w14:paraId="5B7C3EB8" w14:textId="77777777" w:rsidR="00BA3A53" w:rsidRPr="00A16122" w:rsidRDefault="00BA3A53" w:rsidP="00AE2592">
            <w:pPr>
              <w:rPr>
                <w:rFonts w:ascii="Georgia" w:hAnsi="Georgia"/>
                <w:sz w:val="24"/>
                <w:szCs w:val="24"/>
              </w:rPr>
            </w:pPr>
            <w:r w:rsidRPr="00A16122">
              <w:rPr>
                <w:rFonts w:ascii="Georgia" w:hAnsi="Georgia"/>
                <w:sz w:val="24"/>
                <w:szCs w:val="24"/>
              </w:rPr>
              <w:t>0</w:t>
            </w:r>
          </w:p>
        </w:tc>
      </w:tr>
      <w:tr w:rsidR="00BA3A53" w:rsidRPr="00A16122" w14:paraId="39D6337E" w14:textId="77777777" w:rsidTr="00AE2592">
        <w:trPr>
          <w:tblCellSpacing w:w="15" w:type="dxa"/>
        </w:trPr>
        <w:tc>
          <w:tcPr>
            <w:tcW w:w="0" w:type="auto"/>
            <w:vAlign w:val="center"/>
          </w:tcPr>
          <w:p w14:paraId="497E91C1" w14:textId="77777777" w:rsidR="00BA3A53" w:rsidRPr="00A16122" w:rsidRDefault="00BA3A53" w:rsidP="00AE2592">
            <w:pPr>
              <w:rPr>
                <w:rFonts w:ascii="Georgia" w:hAnsi="Georgia"/>
                <w:sz w:val="24"/>
                <w:szCs w:val="24"/>
              </w:rPr>
            </w:pPr>
            <w:r w:rsidRPr="00A16122">
              <w:rPr>
                <w:rFonts w:ascii="Georgia" w:hAnsi="Georgia"/>
                <w:sz w:val="24"/>
                <w:szCs w:val="24"/>
              </w:rPr>
              <w:t>Mineral Phosphorus (MINPYR)</w:t>
            </w:r>
          </w:p>
        </w:tc>
        <w:tc>
          <w:tcPr>
            <w:tcW w:w="0" w:type="auto"/>
            <w:vAlign w:val="center"/>
          </w:tcPr>
          <w:p w14:paraId="17AA7654" w14:textId="77777777" w:rsidR="00BA3A53" w:rsidRPr="00A16122" w:rsidRDefault="00BA3A53" w:rsidP="00AE2592">
            <w:pPr>
              <w:rPr>
                <w:rFonts w:ascii="Georgia" w:hAnsi="Georgia"/>
                <w:sz w:val="24"/>
                <w:szCs w:val="24"/>
              </w:rPr>
            </w:pPr>
            <w:r w:rsidRPr="00A16122">
              <w:rPr>
                <w:rFonts w:ascii="Georgia" w:hAnsi="Georgia"/>
                <w:sz w:val="24"/>
                <w:szCs w:val="24"/>
              </w:rPr>
              <w:t>3</w:t>
            </w:r>
          </w:p>
        </w:tc>
        <w:tc>
          <w:tcPr>
            <w:tcW w:w="0" w:type="auto"/>
            <w:vAlign w:val="center"/>
          </w:tcPr>
          <w:p w14:paraId="018A267F" w14:textId="77777777" w:rsidR="00BA3A53" w:rsidRPr="00A16122" w:rsidRDefault="00BA3A53" w:rsidP="00AE2592">
            <w:pPr>
              <w:rPr>
                <w:rFonts w:ascii="Georgia" w:hAnsi="Georgia"/>
                <w:sz w:val="24"/>
                <w:szCs w:val="24"/>
              </w:rPr>
            </w:pPr>
          </w:p>
        </w:tc>
        <w:tc>
          <w:tcPr>
            <w:tcW w:w="0" w:type="auto"/>
            <w:vAlign w:val="center"/>
          </w:tcPr>
          <w:p w14:paraId="2BF38F89" w14:textId="77777777" w:rsidR="00BA3A53" w:rsidRPr="00A16122" w:rsidRDefault="00BA3A53" w:rsidP="00AE2592">
            <w:pPr>
              <w:rPr>
                <w:rFonts w:ascii="Georgia" w:hAnsi="Georgia"/>
                <w:sz w:val="24"/>
                <w:szCs w:val="24"/>
              </w:rPr>
            </w:pPr>
            <w:r w:rsidRPr="00A16122">
              <w:rPr>
                <w:rFonts w:ascii="Georgia" w:hAnsi="Georgia"/>
                <w:sz w:val="24"/>
                <w:szCs w:val="24"/>
              </w:rPr>
              <w:t>10</w:t>
            </w:r>
          </w:p>
        </w:tc>
      </w:tr>
      <w:tr w:rsidR="00BA3A53" w:rsidRPr="00A16122" w14:paraId="242E4FD2" w14:textId="77777777" w:rsidTr="00AE2592">
        <w:trPr>
          <w:tblCellSpacing w:w="15" w:type="dxa"/>
        </w:trPr>
        <w:tc>
          <w:tcPr>
            <w:tcW w:w="0" w:type="auto"/>
            <w:vAlign w:val="center"/>
          </w:tcPr>
          <w:p w14:paraId="69823B01" w14:textId="77777777" w:rsidR="00BA3A53" w:rsidRPr="00A16122" w:rsidRDefault="00BA3A53" w:rsidP="00AE2592">
            <w:pPr>
              <w:rPr>
                <w:rFonts w:ascii="Georgia" w:hAnsi="Georgia"/>
                <w:sz w:val="24"/>
                <w:szCs w:val="24"/>
              </w:rPr>
            </w:pPr>
            <w:r w:rsidRPr="00A16122">
              <w:rPr>
                <w:rFonts w:ascii="Georgia" w:hAnsi="Georgia"/>
                <w:sz w:val="24"/>
                <w:szCs w:val="24"/>
              </w:rPr>
              <w:t>Suspended Sediment (SEDYR)</w:t>
            </w:r>
          </w:p>
        </w:tc>
        <w:tc>
          <w:tcPr>
            <w:tcW w:w="0" w:type="auto"/>
            <w:vAlign w:val="center"/>
          </w:tcPr>
          <w:p w14:paraId="441E8FCC" w14:textId="77777777" w:rsidR="00BA3A53" w:rsidRPr="00A16122" w:rsidRDefault="00BA3A53" w:rsidP="00AE2592">
            <w:pPr>
              <w:rPr>
                <w:rFonts w:ascii="Georgia" w:hAnsi="Georgia"/>
                <w:sz w:val="24"/>
                <w:szCs w:val="24"/>
              </w:rPr>
            </w:pPr>
            <w:r w:rsidRPr="00A16122">
              <w:rPr>
                <w:rFonts w:ascii="Georgia" w:hAnsi="Georgia"/>
                <w:sz w:val="24"/>
                <w:szCs w:val="24"/>
              </w:rPr>
              <w:t>350</w:t>
            </w:r>
          </w:p>
        </w:tc>
        <w:tc>
          <w:tcPr>
            <w:tcW w:w="0" w:type="auto"/>
            <w:vAlign w:val="center"/>
          </w:tcPr>
          <w:p w14:paraId="637F574E" w14:textId="77777777" w:rsidR="00BA3A53" w:rsidRPr="00A16122" w:rsidRDefault="00BA3A53" w:rsidP="00AE2592">
            <w:pPr>
              <w:rPr>
                <w:rFonts w:ascii="Georgia" w:hAnsi="Georgia"/>
                <w:sz w:val="24"/>
                <w:szCs w:val="24"/>
              </w:rPr>
            </w:pPr>
          </w:p>
        </w:tc>
        <w:tc>
          <w:tcPr>
            <w:tcW w:w="0" w:type="auto"/>
            <w:vAlign w:val="center"/>
          </w:tcPr>
          <w:p w14:paraId="27452F24" w14:textId="77777777" w:rsidR="00BA3A53" w:rsidRPr="00A16122" w:rsidRDefault="00BA3A53" w:rsidP="00AE2592">
            <w:pPr>
              <w:rPr>
                <w:rFonts w:ascii="Georgia" w:hAnsi="Georgia"/>
                <w:sz w:val="24"/>
                <w:szCs w:val="24"/>
              </w:rPr>
            </w:pPr>
            <w:r w:rsidRPr="00A16122">
              <w:rPr>
                <w:rFonts w:ascii="Georgia" w:hAnsi="Georgia"/>
                <w:sz w:val="24"/>
                <w:szCs w:val="24"/>
              </w:rPr>
              <w:t>1200</w:t>
            </w:r>
          </w:p>
        </w:tc>
      </w:tr>
      <w:tr w:rsidR="00BA3A53" w:rsidRPr="00A16122" w14:paraId="4DF10E2F" w14:textId="77777777" w:rsidTr="00AE2592">
        <w:trPr>
          <w:tblCellSpacing w:w="15" w:type="dxa"/>
        </w:trPr>
        <w:tc>
          <w:tcPr>
            <w:tcW w:w="0" w:type="auto"/>
            <w:vAlign w:val="center"/>
          </w:tcPr>
          <w:p w14:paraId="1FB8F9AB" w14:textId="77777777" w:rsidR="00BA3A53" w:rsidRPr="00A16122" w:rsidRDefault="00BA3A53" w:rsidP="00AE2592">
            <w:pPr>
              <w:rPr>
                <w:rFonts w:ascii="Georgia" w:hAnsi="Georgia"/>
                <w:sz w:val="24"/>
                <w:szCs w:val="24"/>
              </w:rPr>
            </w:pPr>
            <w:r w:rsidRPr="00A16122">
              <w:rPr>
                <w:rFonts w:ascii="Georgia" w:hAnsi="Georgia"/>
                <w:sz w:val="24"/>
                <w:szCs w:val="24"/>
              </w:rPr>
              <w:lastRenderedPageBreak/>
              <w:t>CBOD₅ (CBODYR)</w:t>
            </w:r>
          </w:p>
        </w:tc>
        <w:tc>
          <w:tcPr>
            <w:tcW w:w="0" w:type="auto"/>
            <w:vAlign w:val="center"/>
          </w:tcPr>
          <w:p w14:paraId="164EC873" w14:textId="77777777" w:rsidR="00BA3A53" w:rsidRPr="00A16122" w:rsidRDefault="00BA3A53" w:rsidP="00AE2592">
            <w:pPr>
              <w:rPr>
                <w:rFonts w:ascii="Georgia" w:hAnsi="Georgia"/>
                <w:sz w:val="24"/>
                <w:szCs w:val="24"/>
              </w:rPr>
            </w:pPr>
            <w:r w:rsidRPr="00A16122">
              <w:rPr>
                <w:rFonts w:ascii="Georgia" w:hAnsi="Georgia"/>
                <w:sz w:val="24"/>
                <w:szCs w:val="24"/>
              </w:rPr>
              <w:t>110</w:t>
            </w:r>
          </w:p>
        </w:tc>
        <w:tc>
          <w:tcPr>
            <w:tcW w:w="0" w:type="auto"/>
            <w:vAlign w:val="center"/>
          </w:tcPr>
          <w:p w14:paraId="676CA783" w14:textId="77777777" w:rsidR="00BA3A53" w:rsidRPr="00A16122" w:rsidRDefault="00BA3A53" w:rsidP="00AE2592">
            <w:pPr>
              <w:rPr>
                <w:rFonts w:ascii="Georgia" w:hAnsi="Georgia"/>
                <w:sz w:val="24"/>
                <w:szCs w:val="24"/>
              </w:rPr>
            </w:pPr>
          </w:p>
        </w:tc>
        <w:tc>
          <w:tcPr>
            <w:tcW w:w="0" w:type="auto"/>
            <w:vAlign w:val="center"/>
          </w:tcPr>
          <w:p w14:paraId="4E632E39" w14:textId="77777777" w:rsidR="00BA3A53" w:rsidRPr="00A16122" w:rsidRDefault="00BA3A53" w:rsidP="00AE2592">
            <w:pPr>
              <w:rPr>
                <w:rFonts w:ascii="Georgia" w:hAnsi="Georgia"/>
                <w:sz w:val="24"/>
                <w:szCs w:val="24"/>
              </w:rPr>
            </w:pPr>
            <w:r w:rsidRPr="00A16122">
              <w:rPr>
                <w:rFonts w:ascii="Georgia" w:hAnsi="Georgia"/>
                <w:sz w:val="24"/>
                <w:szCs w:val="24"/>
              </w:rPr>
              <w:t>400</w:t>
            </w:r>
          </w:p>
        </w:tc>
      </w:tr>
      <w:tr w:rsidR="00BA3A53" w:rsidRPr="00A16122" w14:paraId="025218ED" w14:textId="77777777" w:rsidTr="00AE2592">
        <w:trPr>
          <w:tblCellSpacing w:w="15" w:type="dxa"/>
        </w:trPr>
        <w:tc>
          <w:tcPr>
            <w:tcW w:w="0" w:type="auto"/>
            <w:vAlign w:val="center"/>
          </w:tcPr>
          <w:p w14:paraId="33B9F3DF" w14:textId="77777777" w:rsidR="00BA3A53" w:rsidRPr="00A16122" w:rsidRDefault="00BA3A53" w:rsidP="00AE2592">
            <w:pPr>
              <w:rPr>
                <w:rFonts w:ascii="Georgia" w:hAnsi="Georgia"/>
                <w:sz w:val="24"/>
                <w:szCs w:val="24"/>
              </w:rPr>
            </w:pPr>
            <w:r w:rsidRPr="00A16122">
              <w:rPr>
                <w:rFonts w:ascii="Georgia" w:hAnsi="Georgia"/>
                <w:sz w:val="24"/>
                <w:szCs w:val="24"/>
              </w:rPr>
              <w:t>Dissolved Oxygen (DISOXYR)</w:t>
            </w:r>
          </w:p>
        </w:tc>
        <w:tc>
          <w:tcPr>
            <w:tcW w:w="0" w:type="auto"/>
            <w:vAlign w:val="center"/>
          </w:tcPr>
          <w:p w14:paraId="7FCD80D5" w14:textId="77777777" w:rsidR="00BA3A53" w:rsidRPr="00A16122" w:rsidRDefault="00BA3A53" w:rsidP="00AE2592">
            <w:pPr>
              <w:rPr>
                <w:rFonts w:ascii="Georgia" w:hAnsi="Georgia"/>
                <w:sz w:val="24"/>
                <w:szCs w:val="24"/>
              </w:rPr>
            </w:pPr>
            <w:r w:rsidRPr="00A16122">
              <w:rPr>
                <w:rFonts w:ascii="Georgia" w:hAnsi="Georgia"/>
                <w:sz w:val="24"/>
                <w:szCs w:val="24"/>
              </w:rPr>
              <w:t>0</w:t>
            </w:r>
          </w:p>
        </w:tc>
        <w:tc>
          <w:tcPr>
            <w:tcW w:w="0" w:type="auto"/>
            <w:vAlign w:val="center"/>
          </w:tcPr>
          <w:p w14:paraId="09D46EE2" w14:textId="77777777" w:rsidR="00BA3A53" w:rsidRPr="00A16122" w:rsidRDefault="00BA3A53" w:rsidP="00AE2592">
            <w:pPr>
              <w:rPr>
                <w:rFonts w:ascii="Georgia" w:hAnsi="Georgia"/>
                <w:sz w:val="24"/>
                <w:szCs w:val="24"/>
              </w:rPr>
            </w:pPr>
          </w:p>
        </w:tc>
        <w:tc>
          <w:tcPr>
            <w:tcW w:w="0" w:type="auto"/>
            <w:vAlign w:val="center"/>
          </w:tcPr>
          <w:p w14:paraId="35AE7F30" w14:textId="77777777" w:rsidR="00BA3A53" w:rsidRPr="00A16122" w:rsidRDefault="00BA3A53" w:rsidP="00AE2592">
            <w:pPr>
              <w:rPr>
                <w:rFonts w:ascii="Georgia" w:hAnsi="Georgia"/>
                <w:sz w:val="24"/>
                <w:szCs w:val="24"/>
              </w:rPr>
            </w:pPr>
            <w:r w:rsidRPr="00A16122">
              <w:rPr>
                <w:rFonts w:ascii="Georgia" w:hAnsi="Georgia"/>
                <w:sz w:val="24"/>
                <w:szCs w:val="24"/>
              </w:rPr>
              <w:t>2</w:t>
            </w:r>
          </w:p>
        </w:tc>
      </w:tr>
      <w:tr w:rsidR="00BA3A53" w:rsidRPr="00A16122" w14:paraId="7D4D3092" w14:textId="77777777" w:rsidTr="00AE2592">
        <w:trPr>
          <w:tblCellSpacing w:w="15" w:type="dxa"/>
        </w:trPr>
        <w:tc>
          <w:tcPr>
            <w:tcW w:w="0" w:type="auto"/>
            <w:vAlign w:val="center"/>
          </w:tcPr>
          <w:p w14:paraId="2292F053" w14:textId="77777777" w:rsidR="00BA3A53" w:rsidRPr="00A16122" w:rsidRDefault="00BA3A53" w:rsidP="00AE2592">
            <w:pPr>
              <w:rPr>
                <w:rFonts w:ascii="Georgia" w:hAnsi="Georgia"/>
                <w:sz w:val="24"/>
                <w:szCs w:val="24"/>
              </w:rPr>
            </w:pPr>
            <w:r w:rsidRPr="00A16122">
              <w:rPr>
                <w:rFonts w:ascii="Georgia" w:hAnsi="Georgia"/>
                <w:sz w:val="24"/>
                <w:szCs w:val="24"/>
              </w:rPr>
              <w:t>Chlorophyll-a (CHLAYR)</w:t>
            </w:r>
          </w:p>
        </w:tc>
        <w:tc>
          <w:tcPr>
            <w:tcW w:w="0" w:type="auto"/>
            <w:vAlign w:val="center"/>
          </w:tcPr>
          <w:p w14:paraId="7A1A6AC8" w14:textId="77777777" w:rsidR="00BA3A53" w:rsidRPr="00A16122" w:rsidRDefault="00BA3A53" w:rsidP="00AE2592">
            <w:pPr>
              <w:rPr>
                <w:rFonts w:ascii="Georgia" w:hAnsi="Georgia"/>
                <w:sz w:val="24"/>
                <w:szCs w:val="24"/>
              </w:rPr>
            </w:pPr>
            <w:r w:rsidRPr="00A16122">
              <w:rPr>
                <w:rFonts w:ascii="Georgia" w:hAnsi="Georgia"/>
                <w:sz w:val="24"/>
                <w:szCs w:val="24"/>
              </w:rPr>
              <w:t>0.000</w:t>
            </w:r>
          </w:p>
        </w:tc>
        <w:tc>
          <w:tcPr>
            <w:tcW w:w="0" w:type="auto"/>
            <w:vAlign w:val="center"/>
          </w:tcPr>
          <w:p w14:paraId="627F6833" w14:textId="77777777" w:rsidR="00BA3A53" w:rsidRPr="00A16122" w:rsidRDefault="00BA3A53" w:rsidP="00AE2592">
            <w:pPr>
              <w:rPr>
                <w:rFonts w:ascii="Georgia" w:hAnsi="Georgia"/>
                <w:sz w:val="24"/>
                <w:szCs w:val="24"/>
              </w:rPr>
            </w:pPr>
          </w:p>
        </w:tc>
        <w:tc>
          <w:tcPr>
            <w:tcW w:w="0" w:type="auto"/>
            <w:vAlign w:val="center"/>
          </w:tcPr>
          <w:p w14:paraId="4CCD5BF2" w14:textId="77777777" w:rsidR="00BA3A53" w:rsidRPr="00A16122" w:rsidRDefault="00BA3A53" w:rsidP="00AE2592">
            <w:pPr>
              <w:rPr>
                <w:rFonts w:ascii="Georgia" w:hAnsi="Georgia"/>
                <w:sz w:val="24"/>
                <w:szCs w:val="24"/>
              </w:rPr>
            </w:pPr>
            <w:r w:rsidRPr="00A16122">
              <w:rPr>
                <w:rFonts w:ascii="Georgia" w:hAnsi="Georgia"/>
                <w:sz w:val="24"/>
                <w:szCs w:val="24"/>
              </w:rPr>
              <w:t>0.002</w:t>
            </w:r>
          </w:p>
        </w:tc>
      </w:tr>
    </w:tbl>
    <w:p w14:paraId="154D5331" w14:textId="77777777" w:rsidR="00BA3A53" w:rsidRPr="00942BD6" w:rsidRDefault="00BA3A53" w:rsidP="00BA3A53"/>
    <w:p w14:paraId="527D45E8" w14:textId="77777777" w:rsidR="00BA3A53" w:rsidRPr="00833924" w:rsidRDefault="00BA3A53" w:rsidP="00BA3A53">
      <w:pPr>
        <w:pStyle w:val="Heading3"/>
        <w:rPr>
          <w:rFonts w:ascii="Georgia" w:hAnsi="Georgia"/>
          <w:b/>
          <w:sz w:val="24"/>
          <w:szCs w:val="24"/>
        </w:rPr>
      </w:pPr>
      <w:bookmarkStart w:id="21" w:name="_Toc209034754"/>
      <w:bookmarkStart w:id="22" w:name="_Toc209034763"/>
      <w:r>
        <w:rPr>
          <w:rFonts w:ascii="Georgia" w:hAnsi="Georgia"/>
          <w:b/>
          <w:sz w:val="24"/>
          <w:szCs w:val="24"/>
        </w:rPr>
        <w:t xml:space="preserve">Diffuse source: </w:t>
      </w:r>
      <w:r w:rsidRPr="005B4BAC">
        <w:rPr>
          <w:rFonts w:ascii="Georgia" w:hAnsi="Georgia"/>
          <w:b/>
          <w:bCs/>
          <w:sz w:val="24"/>
          <w:szCs w:val="24"/>
        </w:rPr>
        <w:t> </w:t>
      </w:r>
      <w:r>
        <w:rPr>
          <w:rFonts w:ascii="Georgia" w:hAnsi="Georgia"/>
          <w:b/>
          <w:bCs/>
          <w:sz w:val="24"/>
          <w:szCs w:val="24"/>
        </w:rPr>
        <w:t>i</w:t>
      </w:r>
      <w:r w:rsidRPr="005B4BAC">
        <w:rPr>
          <w:rFonts w:ascii="Georgia" w:hAnsi="Georgia"/>
          <w:b/>
          <w:bCs/>
          <w:sz w:val="24"/>
          <w:szCs w:val="24"/>
        </w:rPr>
        <w:t xml:space="preserve">nitialization of </w:t>
      </w:r>
      <w:r>
        <w:rPr>
          <w:rFonts w:ascii="Georgia" w:hAnsi="Georgia"/>
          <w:b/>
          <w:bCs/>
          <w:sz w:val="24"/>
          <w:szCs w:val="24"/>
        </w:rPr>
        <w:t xml:space="preserve">soil </w:t>
      </w:r>
      <w:r w:rsidRPr="005B4BAC">
        <w:rPr>
          <w:rFonts w:ascii="Georgia" w:hAnsi="Georgia"/>
          <w:b/>
          <w:bCs/>
          <w:sz w:val="24"/>
          <w:szCs w:val="24"/>
        </w:rPr>
        <w:t>nutrient pools</w:t>
      </w:r>
    </w:p>
    <w:bookmarkEnd w:id="21"/>
    <w:p w14:paraId="2AEFBD95" w14:textId="77777777" w:rsidR="00BA3A53" w:rsidRPr="006B44F7" w:rsidRDefault="00BA3A53" w:rsidP="00BA3A53">
      <w:pPr>
        <w:rPr>
          <w:lang w:val="es-ES"/>
        </w:rPr>
      </w:pPr>
      <w:r>
        <w:tab/>
        <w:t>Three local d</w:t>
      </w:r>
      <w:r w:rsidRPr="00A16122">
        <w:t xml:space="preserve">atasets were evaluated </w:t>
      </w:r>
      <w:r>
        <w:t xml:space="preserve">as potential sources of information to initialize soil nutrient and organic carbon </w:t>
      </w:r>
      <w:r w:rsidRPr="00842928">
        <w:rPr>
          <w:i/>
        </w:rPr>
        <w:t>Corg</w:t>
      </w:r>
      <w:r>
        <w:t xml:space="preserve"> pools in </w:t>
      </w:r>
      <w:r w:rsidRPr="00A16122">
        <w:t>SWAT</w:t>
      </w:r>
      <w:r>
        <w:t xml:space="preserve">. </w:t>
      </w:r>
      <w:r w:rsidRPr="00AD14B4">
        <w:rPr>
          <w:lang w:val="en-US"/>
        </w:rPr>
        <w:t xml:space="preserve">Overall, </w:t>
      </w:r>
      <w:r>
        <w:t>t</w:t>
      </w:r>
      <w:r w:rsidRPr="00D6496F">
        <w:t xml:space="preserve">he sampling density </w:t>
      </w:r>
      <w:r w:rsidRPr="00907D3E">
        <w:t>of the available soil surveys</w:t>
      </w:r>
      <w:r w:rsidRPr="00D6496F">
        <w:t xml:space="preserve"> is </w:t>
      </w:r>
      <w:r>
        <w:t>helpful</w:t>
      </w:r>
      <w:r w:rsidRPr="00D6496F">
        <w:t xml:space="preserve"> for regional-scale characterization; however, it may be insufficient to resolve spatial variability at the finer scale of the study area.</w:t>
      </w:r>
      <w:r>
        <w:t xml:space="preserve"> </w:t>
      </w:r>
      <w:r w:rsidRPr="00492426">
        <w:t xml:space="preserve">To mitigate limitations associated with sparse sampling, the analysis incorporated all data from the Upper Genil River Basins UGRB (contributing watershed to Iznajar Reservoir) together with a 30 km surrounding buffer. This approach minimizes boundary artifacts and reduces edge effects </w:t>
      </w:r>
      <w:r>
        <w:t xml:space="preserve">within the study area (contributing watershed to Cubillas reservoir) </w:t>
      </w:r>
      <w:r w:rsidRPr="00492426">
        <w:t>in the interpolation procedure.</w:t>
      </w:r>
      <w:r>
        <w:t xml:space="preserve"> </w:t>
      </w:r>
      <w:r w:rsidRPr="00AD14B4">
        <w:rPr>
          <w:lang w:val="es-ES"/>
        </w:rPr>
        <w:t>The three data sets are:</w:t>
      </w:r>
      <w:r>
        <w:rPr>
          <w:lang w:val="es-ES"/>
        </w:rPr>
        <w:br/>
      </w:r>
      <w:r w:rsidRPr="00FC5A15">
        <w:rPr>
          <w:lang w:val="es-ES"/>
        </w:rPr>
        <w:br/>
      </w:r>
      <w:r w:rsidRPr="00FC5A15">
        <w:rPr>
          <w:lang w:val="es-ES"/>
        </w:rPr>
        <w:tab/>
      </w:r>
      <w:r>
        <w:rPr>
          <w:lang w:val="es-ES"/>
        </w:rPr>
        <w:t>A</w:t>
      </w:r>
      <w:r w:rsidRPr="00AD14B4">
        <w:rPr>
          <w:lang w:val="es-ES"/>
        </w:rPr>
        <w:t xml:space="preserve">. </w:t>
      </w:r>
      <w:bookmarkStart w:id="23" w:name="_Toc209034757"/>
      <w:bookmarkStart w:id="24" w:name="_Toc209674302"/>
      <w:r w:rsidRPr="00AD14B4">
        <w:rPr>
          <w:lang w:val="es-ES"/>
        </w:rPr>
        <w:t xml:space="preserve">CARBOSOL </w:t>
      </w:r>
      <w:bookmarkEnd w:id="23"/>
      <w:bookmarkEnd w:id="24"/>
      <w:r w:rsidRPr="00842928">
        <w:fldChar w:fldCharType="begin"/>
      </w:r>
      <w:r w:rsidRPr="00AD14B4">
        <w:rPr>
          <w:lang w:val="es-ES"/>
        </w:rPr>
        <w:instrText xml:space="preserve"> ADDIN ZOTERO_ITEM CSL_CITATION {"citationID":"LAIocBMh","properties":{"formattedCitation":"(Llorente et al., 2018)","plainCitation":"(Llorente et al., 2018)","noteIndex":0},"citationItems":[{"id":5802,"uris":["http://zotero.org/groups/5967639/items/MGTXFBMV"],"itemData":{"id":5802,"type":"webpage","abstract":"Llorente, Mireia; Rovira, Pere; Merino, Agustín; Rubio, Agustín; Turrión, MaBelén; Badía, David; Romanya, Joan; González, Jordi Cortina José Antonio (2018): The CARBOSOL Database: a georeferenced soil profile analytical database for Spain [dataset publication series]. PANGAEA, https://doi.org/10.1594/PANGAEA.884517","DOI":"10.1594/PANGAEA.884517","genre":"dataset publication series","language":"en","license":"info:eu-repo/semantics/openAccess","publisher":"PANGAEA","title":"The CARBOSOL Database: a georeferenced soil profile analytical database for Spain","title-short":"The CARBOSOL Database","URL":"https://doi.pangaea.de/10.1594/PANGAEA.884517","author":[{"family":"Llorente","given":"Mireia"},{"family":"Rovira","given":"Pere"},{"family":"Merino","given":"Agustín"},{"family":"Rubio","given":"Agustín"},{"family":"Turrión","given":"MaBelén"},{"family":"Badía","given":"David"},{"family":"Romanya","given":"Joan"},{"family":"González","given":"Jordi Cortina José Antonio"}],"accessed":{"date-parts":[["2025",9,25]]},"issued":{"date-parts":[["2018"]]}}}],"schema":"https://github.com/citation-style-language/schema/raw/master/csl-citation.json"} </w:instrText>
      </w:r>
      <w:r w:rsidRPr="00842928">
        <w:fldChar w:fldCharType="separate"/>
      </w:r>
      <w:r w:rsidRPr="00AD14B4">
        <w:rPr>
          <w:lang w:val="es-ES"/>
        </w:rPr>
        <w:t>(Llorente et al., 2018)</w:t>
      </w:r>
      <w:r w:rsidRPr="00842928">
        <w:fldChar w:fldCharType="end"/>
      </w:r>
      <w:r w:rsidRPr="00AD14B4">
        <w:rPr>
          <w:lang w:val="es-ES"/>
        </w:rPr>
        <w:t xml:space="preserve">. </w:t>
      </w:r>
      <w:r w:rsidRPr="00842928">
        <w:t xml:space="preserve">This data set includes 82 data points in UGRB. </w:t>
      </w:r>
      <w:r>
        <w:t>It o</w:t>
      </w:r>
      <w:r w:rsidRPr="00842928">
        <w:t>ffers a regional compilation of soil carbon</w:t>
      </w:r>
      <w:r>
        <w:t xml:space="preserve"> C, nitrogen</w:t>
      </w:r>
      <w:r w:rsidRPr="00842928">
        <w:t xml:space="preserve"> </w:t>
      </w:r>
      <w:r>
        <w:t xml:space="preserve">N (ppm), C/N ratio </w:t>
      </w:r>
      <w:r w:rsidRPr="00842928">
        <w:t>and</w:t>
      </w:r>
      <w:r>
        <w:t xml:space="preserve"> other</w:t>
      </w:r>
      <w:r w:rsidRPr="00842928">
        <w:t xml:space="preserve"> related properties with standardized metadata (see associated </w:t>
      </w:r>
      <w:hyperlink r:id="rId14" w:history="1">
        <w:r w:rsidRPr="00842928">
          <w:t>readme</w:t>
        </w:r>
      </w:hyperlink>
      <w:r w:rsidRPr="00842928">
        <w:t xml:space="preserve">, </w:t>
      </w:r>
      <w:hyperlink r:id="rId15" w:history="1">
        <w:r w:rsidRPr="00842928">
          <w:t>data model</w:t>
        </w:r>
      </w:hyperlink>
      <w:r w:rsidRPr="00842928">
        <w:t>). However, phosphorus (P) content is not reported in the dataset.</w:t>
      </w:r>
    </w:p>
    <w:p w14:paraId="4A48D0F9" w14:textId="77777777" w:rsidR="00BA3A53" w:rsidRDefault="00BA3A53" w:rsidP="00BA3A53">
      <w:bookmarkStart w:id="25" w:name="_Toc209034758"/>
      <w:bookmarkStart w:id="26" w:name="_Toc209674303"/>
      <w:r>
        <w:tab/>
        <w:t xml:space="preserve">B. </w:t>
      </w:r>
      <w:r w:rsidRPr="00A16122">
        <w:t xml:space="preserve">LUCAS </w:t>
      </w:r>
      <w:bookmarkEnd w:id="25"/>
      <w:bookmarkEnd w:id="26"/>
      <w:r>
        <w:t xml:space="preserve">2018 </w:t>
      </w:r>
      <w:r w:rsidRPr="00842928">
        <w:fldChar w:fldCharType="begin"/>
      </w:r>
      <w:r>
        <w:instrText xml:space="preserve"> ADDIN ZOTERO_ITEM CSL_CITATION {"citationID":"qjjdMS6i","properties":{"formattedCitation":"(European Commission. Joint Research Centre., 2022)","plainCitation":"(European Commission. Joint Research Centre., 2022)","noteIndex":0},"citationItems":[{"id":5300,"uris":["http://zotero.org/groups/5967639/items/9HS4JXST"],"itemData":{"id":5300,"type":"book","language":"en","publisher":"Publications Office","publisher-place":"LU","source":"DOI.org (CSL JSON)","title":"LUCAS 2018 soil module: presentation of dataset and results.","title-short":"LUCAS 2018 soil module","URL":"https://data.europa.eu/doi/10.2760/215013","author":[{"literal":"European Commission. Joint Research Centre."}],"accessed":{"date-parts":[["2025",8,18]]},"issued":{"date-parts":[["2022"]]}}}],"schema":"https://github.com/citation-style-language/schema/raw/master/csl-citation.json"} </w:instrText>
      </w:r>
      <w:r w:rsidRPr="00842928">
        <w:fldChar w:fldCharType="separate"/>
      </w:r>
      <w:r w:rsidRPr="00D52B47">
        <w:t>(European Commission. Joint Research Centre., 2022)</w:t>
      </w:r>
      <w:r w:rsidRPr="00842928">
        <w:fldChar w:fldCharType="end"/>
      </w:r>
      <w:r>
        <w:t xml:space="preserve"> </w:t>
      </w:r>
      <w:r w:rsidRPr="00A16122">
        <w:t>LUCAS Topsoil 2018 is an EU-wide survey with harmonized protocols and a coarse sampling grid; the dataset includes SOC, total N, and Olsen-P among other variables</w:t>
      </w:r>
      <w:r>
        <w:t xml:space="preserve">. A total of </w:t>
      </w:r>
      <w:r w:rsidRPr="00A16122">
        <w:t>7</w:t>
      </w:r>
      <w:r>
        <w:t xml:space="preserve">9 </w:t>
      </w:r>
      <w:r w:rsidRPr="00A16122">
        <w:t xml:space="preserve">data points </w:t>
      </w:r>
      <w:r>
        <w:t>are wihin UGRB, and only 10 within Cubillas. T</w:t>
      </w:r>
      <w:r w:rsidRPr="00842928">
        <w:t xml:space="preserve">he dataset </w:t>
      </w:r>
      <w:r>
        <w:t>is</w:t>
      </w:r>
      <w:r w:rsidRPr="00842928">
        <w:t xml:space="preserve"> useful for regional-scale assessments and </w:t>
      </w:r>
      <w:r>
        <w:t>to</w:t>
      </w:r>
      <w:r w:rsidRPr="00842928">
        <w:t xml:space="preserve"> verify plausible parameter ranges</w:t>
      </w:r>
      <w:r>
        <w:t>. However, d</w:t>
      </w:r>
      <w:r w:rsidRPr="00492426">
        <w:t>ue to limited sampling density</w:t>
      </w:r>
      <w:r>
        <w:t xml:space="preserve"> it may not be adequate to characterize spatial variability at the scale of </w:t>
      </w:r>
      <w:r w:rsidRPr="00842928">
        <w:t>HRU</w:t>
      </w:r>
      <w:r>
        <w:t>s</w:t>
      </w:r>
      <w:r w:rsidRPr="00842928">
        <w:t>.</w:t>
      </w:r>
      <w:r>
        <w:br/>
      </w:r>
      <w:r>
        <w:br/>
      </w:r>
      <w:bookmarkStart w:id="27" w:name="_Toc209034756"/>
      <w:bookmarkStart w:id="28" w:name="_Toc209674301"/>
      <w:r w:rsidRPr="00842928">
        <w:rPr>
          <w:lang w:val="es-ES"/>
        </w:rPr>
        <w:tab/>
      </w:r>
      <w:r>
        <w:rPr>
          <w:lang w:val="es-ES"/>
        </w:rPr>
        <w:t>C</w:t>
      </w:r>
      <w:r w:rsidRPr="00AD14B4">
        <w:rPr>
          <w:lang w:val="es-ES"/>
        </w:rPr>
        <w:t xml:space="preserve">. REDIAM – Geochemical soil profiles of Andalucia </w:t>
      </w:r>
      <w:bookmarkEnd w:id="27"/>
      <w:bookmarkEnd w:id="28"/>
      <w:r w:rsidRPr="00842928">
        <w:fldChar w:fldCharType="begin"/>
      </w:r>
      <w:r>
        <w:rPr>
          <w:lang w:val="es-ES"/>
        </w:rPr>
        <w:instrText xml:space="preserve"> ADDIN ZOTERO_ITEM CSL_CITATION {"citationID":"RRBP5Yss","properties":{"formattedCitation":"(Consejer\\uc0\\u237{}a de Agricultura, Ganader\\uc0\\u237{}a, Pesca y Desarrollo Sostenible, 2019)","plainCitation":"(Consejería de Agricultura, Ganadería, Pesca y Desarrollo Sostenible, 2019)","noteIndex":0},"citationItems":[{"id":5804,"uris":["http://zotero.org/groups/5967639/items/GGKAIEYZ"],"itemData":{"id":5804,"type":"dataset","abstract":"Datos de perfiles de suelos en Andalucía procedentes de distintas fuentes y fechas. Los datos han sido recopilados, normalizados y estructurados por la Consejería de Agricultura, Ganadería, Pesca y Desarrollo Sostenible durante años y sigue en constante actualización. Cada uno de los perfiles de suelo descritos tiene información asociada que puede ser de tres tipos: analítica, descripción morfológica y bibliografía. La fuente y fecha de cada perfil de suelo viene indicada en la correspondiente ficha descriptiva. Los datos analíticos se dividen en dos bloques (Bloque 1 y Bloque 2) debido a que las unidades de medida y el sistema de clasificación granulométrico es diferente. Esta información se puede usar de modo libre siempre que se cite literalmente la referencia bibliográfica incluida en las descripciones de los perfiles de suelo. Su localización debe entenderse como aproximada, especialmente en los descritos con anterioridad al año 2000.","title":"Perfiles de suelos en Andalucía","title-short":"REDIAM","URL":"https://portalrediam.cica.es:/geonetwork/srv/api/records/6ac6dfb8-b27b-43f6-a909-02b751271c31","author":[{"literal":"Consejería de Agricultura, Ganadería, Pesca y Desarrollo Sostenible"}],"accessed":{"date-parts":[["2025",9,25]]},"issued":{"date-parts":[["2019"]]}}}],"schema":"https://github.com/citation-style-language/schema/raw/master/csl-citation.json"} </w:instrText>
      </w:r>
      <w:r w:rsidRPr="00842928">
        <w:fldChar w:fldCharType="separate"/>
      </w:r>
      <w:r w:rsidRPr="00AD14B4">
        <w:rPr>
          <w:lang w:val="es-ES"/>
        </w:rPr>
        <w:t>(Consejería de Agricultura, Ganadería, Pesca y Desarrollo Sostenible, 2019)</w:t>
      </w:r>
      <w:r w:rsidRPr="00842928">
        <w:fldChar w:fldCharType="end"/>
      </w:r>
      <w:r w:rsidRPr="00AD14B4">
        <w:rPr>
          <w:lang w:val="es-ES"/>
        </w:rPr>
        <w:t xml:space="preserve">. </w:t>
      </w:r>
      <w:r w:rsidRPr="00842928">
        <w:t>The dataset includes information from 334 sampling locations in the Upper Genil River Basin (UGRB; upstream of the Iznájar Reservoir), where soil pits were excavated for analysis. Of these, 18 sites are located within the study area (upstream of the Cubillas Reservoir).</w:t>
      </w:r>
      <w:r>
        <w:t xml:space="preserve"> </w:t>
      </w:r>
      <w:r>
        <w:rPr>
          <w:rFonts w:eastAsia="Times New Roman" w:cs="Times New Roman"/>
          <w:kern w:val="0"/>
          <w:lang w:val="en-US" w:eastAsia="es-ES"/>
        </w:rPr>
        <w:t>The</w:t>
      </w:r>
      <w:r w:rsidRPr="00842928">
        <w:rPr>
          <w:rFonts w:eastAsia="Times New Roman" w:cs="Times New Roman"/>
          <w:kern w:val="0"/>
          <w:lang w:val="en-US" w:eastAsia="es-ES"/>
        </w:rPr>
        <w:t xml:space="preserve"> dataset comprises soil profile analyses compiled from multiple </w:t>
      </w:r>
      <w:r>
        <w:rPr>
          <w:rFonts w:eastAsia="Times New Roman" w:cs="Times New Roman"/>
          <w:kern w:val="0"/>
          <w:lang w:val="en-US" w:eastAsia="es-ES"/>
        </w:rPr>
        <w:t xml:space="preserve">studies </w:t>
      </w:r>
      <w:r w:rsidRPr="00842928">
        <w:rPr>
          <w:rFonts w:eastAsia="Times New Roman" w:cs="Times New Roman"/>
          <w:kern w:val="0"/>
          <w:lang w:val="en-US" w:eastAsia="es-ES"/>
        </w:rPr>
        <w:t xml:space="preserve">conducted across Andalusia at different times. </w:t>
      </w:r>
      <w:r w:rsidRPr="00B72652">
        <w:rPr>
          <w:rFonts w:eastAsia="Times New Roman" w:cs="Times New Roman"/>
          <w:kern w:val="0"/>
          <w:lang w:val="en-US" w:eastAsia="es-ES"/>
        </w:rPr>
        <w:t>In</w:t>
      </w:r>
      <w:r>
        <w:t xml:space="preserve"> particular, it includes data from LUCDEME project (</w:t>
      </w:r>
      <w:r w:rsidRPr="00492426">
        <w:t>Proyecto de Lucha contra la Dese</w:t>
      </w:r>
      <w:r>
        <w:t xml:space="preserve">rtificación en el Mediterráneo, </w:t>
      </w:r>
      <w:r w:rsidRPr="00AD14B4">
        <w:rPr>
          <w:highlight w:val="green"/>
          <w:lang w:val="en-US"/>
        </w:rPr>
        <w:t>Ministerio de Medio Ambiente 2006</w:t>
      </w:r>
      <w:r>
        <w:t xml:space="preserve">), </w:t>
      </w:r>
      <w:r w:rsidRPr="00492426">
        <w:t>a</w:t>
      </w:r>
      <w:r>
        <w:t>n extensive</w:t>
      </w:r>
      <w:r w:rsidRPr="00492426">
        <w:t xml:space="preserve"> regional soil survey and characterization program conducted </w:t>
      </w:r>
      <w:r>
        <w:t xml:space="preserve">in 1990s </w:t>
      </w:r>
      <w:r w:rsidRPr="00492426">
        <w:t xml:space="preserve">in southern Spain, </w:t>
      </w:r>
      <w:r>
        <w:t xml:space="preserve">that </w:t>
      </w:r>
      <w:r w:rsidRPr="00492426">
        <w:t>provid</w:t>
      </w:r>
      <w:r>
        <w:t>ed</w:t>
      </w:r>
      <w:r w:rsidRPr="00492426">
        <w:t xml:space="preserve"> standardized soil profile descriptions and laboratory analyses.</w:t>
      </w:r>
      <w:r>
        <w:t xml:space="preserve"> </w:t>
      </w:r>
      <w:r>
        <w:rPr>
          <w:rFonts w:eastAsia="Times New Roman" w:cs="Times New Roman"/>
          <w:kern w:val="0"/>
          <w:lang w:val="en-US" w:eastAsia="es-ES"/>
        </w:rPr>
        <w:t>A</w:t>
      </w:r>
      <w:r w:rsidRPr="00842928">
        <w:rPr>
          <w:rFonts w:eastAsia="Times New Roman" w:cs="Times New Roman"/>
          <w:kern w:val="0"/>
          <w:lang w:val="en-US" w:eastAsia="es-ES"/>
        </w:rPr>
        <w:t xml:space="preserve">ll observations </w:t>
      </w:r>
      <w:r>
        <w:rPr>
          <w:rFonts w:eastAsia="Times New Roman" w:cs="Times New Roman"/>
          <w:kern w:val="0"/>
          <w:lang w:val="en-US" w:eastAsia="es-ES"/>
        </w:rPr>
        <w:t xml:space="preserve">included in the data set </w:t>
      </w:r>
      <w:r w:rsidRPr="00842928">
        <w:rPr>
          <w:rFonts w:eastAsia="Times New Roman" w:cs="Times New Roman"/>
          <w:kern w:val="0"/>
          <w:lang w:val="en-US" w:eastAsia="es-ES"/>
        </w:rPr>
        <w:t xml:space="preserve">were </w:t>
      </w:r>
      <w:r>
        <w:rPr>
          <w:rFonts w:eastAsia="Times New Roman" w:cs="Times New Roman"/>
          <w:kern w:val="0"/>
          <w:lang w:val="en-US" w:eastAsia="es-ES"/>
        </w:rPr>
        <w:t xml:space="preserve">used </w:t>
      </w:r>
      <w:r w:rsidRPr="00842928">
        <w:rPr>
          <w:rFonts w:eastAsia="Times New Roman" w:cs="Times New Roman"/>
          <w:kern w:val="0"/>
          <w:lang w:val="en-US" w:eastAsia="es-ES"/>
        </w:rPr>
        <w:t xml:space="preserve">to evaluate the spatial variability of soil chemical properties, regardless of sampling time, assuming that soil nitrogen, phosphorus, and organic carbon contents remain temporally invariant. The dataset provides high spatial sampling density and harmonized laboratory measurements with standardized reporting units for key soil chemical parameters, including </w:t>
      </w:r>
      <w:r w:rsidRPr="00842928">
        <w:rPr>
          <w:rFonts w:eastAsia="Times New Roman" w:cs="Times New Roman"/>
          <w:kern w:val="0"/>
          <w:lang w:val="en-US" w:eastAsia="es-ES"/>
        </w:rPr>
        <w:lastRenderedPageBreak/>
        <w:t>soil organic carbon (SOC</w:t>
      </w:r>
      <w:r>
        <w:rPr>
          <w:rFonts w:eastAsia="Times New Roman" w:cs="Times New Roman"/>
          <w:kern w:val="0"/>
          <w:lang w:val="en-US" w:eastAsia="es-ES"/>
        </w:rPr>
        <w:t>, %</w:t>
      </w:r>
      <w:r w:rsidRPr="00842928">
        <w:rPr>
          <w:rFonts w:eastAsia="Times New Roman" w:cs="Times New Roman"/>
          <w:kern w:val="0"/>
          <w:lang w:val="en-US" w:eastAsia="es-ES"/>
        </w:rPr>
        <w:t>), total Kjeldahl nitrogen (TN</w:t>
      </w:r>
      <w:r>
        <w:rPr>
          <w:rFonts w:eastAsia="Times New Roman" w:cs="Times New Roman"/>
          <w:kern w:val="0"/>
          <w:lang w:val="en-US" w:eastAsia="es-ES"/>
        </w:rPr>
        <w:t xml:space="preserve">, %), </w:t>
      </w:r>
      <w:r>
        <w:t xml:space="preserve">C/N ratio, </w:t>
      </w:r>
      <w:r w:rsidRPr="00842928">
        <w:rPr>
          <w:rFonts w:eastAsia="Times New Roman" w:cs="Times New Roman"/>
          <w:kern w:val="0"/>
          <w:lang w:val="en-US" w:eastAsia="es-ES"/>
        </w:rPr>
        <w:t>and plant-available phosphorus determined using the Olsen extraction method (Olsen-P</w:t>
      </w:r>
      <w:r>
        <w:rPr>
          <w:rFonts w:eastAsia="Times New Roman" w:cs="Times New Roman"/>
          <w:kern w:val="0"/>
          <w:lang w:val="en-US" w:eastAsia="es-ES"/>
        </w:rPr>
        <w:t xml:space="preserve">, </w:t>
      </w:r>
      <w:r w:rsidRPr="00A16122">
        <w:t>mg</w:t>
      </w:r>
      <w:r w:rsidRPr="00674082">
        <w:rPr>
          <w:b/>
          <w:bCs/>
        </w:rPr>
        <w:t xml:space="preserve"> </w:t>
      </w:r>
      <w:r w:rsidRPr="00A16122">
        <w:rPr>
          <w:b/>
          <w:bCs/>
        </w:rPr>
        <w:t>P₂O₅</w:t>
      </w:r>
      <w:r>
        <w:rPr>
          <w:rFonts w:eastAsia="Times New Roman" w:cs="Times New Roman"/>
          <w:kern w:val="0"/>
          <w:lang w:val="en-US" w:eastAsia="es-ES"/>
        </w:rPr>
        <w:t xml:space="preserve"> </w:t>
      </w:r>
      <w:r w:rsidRPr="00A16122">
        <w:t xml:space="preserve">/100g </w:t>
      </w:r>
      <w:r>
        <w:rPr>
          <w:rFonts w:eastAsia="Times New Roman" w:cs="Times New Roman"/>
          <w:kern w:val="0"/>
          <w:lang w:val="en-US" w:eastAsia="es-ES"/>
        </w:rPr>
        <w:t xml:space="preserve">or ppm </w:t>
      </w:r>
      <w:r w:rsidRPr="00A16122">
        <w:rPr>
          <w:b/>
          <w:bCs/>
        </w:rPr>
        <w:t>P₂O₅</w:t>
      </w:r>
      <w:r>
        <w:rPr>
          <w:rFonts w:eastAsia="Times New Roman" w:cs="Times New Roman"/>
          <w:kern w:val="0"/>
          <w:lang w:val="en-US" w:eastAsia="es-ES"/>
        </w:rPr>
        <w:t xml:space="preserve"> depending on the original data source)</w:t>
      </w:r>
      <w:r w:rsidRPr="00842928">
        <w:rPr>
          <w:rFonts w:eastAsia="Times New Roman" w:cs="Times New Roman"/>
          <w:kern w:val="0"/>
          <w:lang w:val="en-US" w:eastAsia="es-ES"/>
        </w:rPr>
        <w:t>.</w:t>
      </w:r>
      <w:r w:rsidRPr="00842928">
        <w:t xml:space="preserve"> Analytical results are reported by soil horizons of varying thickness</w:t>
      </w:r>
      <w:r>
        <w:t>,</w:t>
      </w:r>
      <w:r w:rsidRPr="00842928">
        <w:t xml:space="preserve"> and</w:t>
      </w:r>
      <w:r>
        <w:t xml:space="preserve"> </w:t>
      </w:r>
      <w:r w:rsidRPr="00842928">
        <w:t>are accompanied by supporting documentation and data models</w:t>
      </w:r>
      <w:r>
        <w:t>.</w:t>
      </w:r>
      <w:r w:rsidRPr="00353E62">
        <w:t xml:space="preserve"> </w:t>
      </w:r>
      <w:r>
        <w:t xml:space="preserve">Only the analytical results of topsoil horizons were considered for model initialization. </w:t>
      </w:r>
      <w:r>
        <w:br/>
      </w:r>
    </w:p>
    <w:p w14:paraId="6685C41C" w14:textId="77777777" w:rsidR="00BA3A53" w:rsidRPr="009313EF" w:rsidRDefault="00BA3A53" w:rsidP="00BA3A53">
      <w:r w:rsidRPr="00DF7411">
        <w:rPr>
          <w:lang w:val="en-US"/>
        </w:rPr>
        <w:t>Table 2</w:t>
      </w:r>
      <w:r>
        <w:rPr>
          <w:lang w:val="en-US"/>
        </w:rPr>
        <w:t xml:space="preserve"> summarizes the conversions and their bounds involved in preparing soil pool initialization data from REDIAM soil pit records.</w:t>
      </w:r>
    </w:p>
    <w:p w14:paraId="34C15657" w14:textId="77777777" w:rsidR="00BA3A53" w:rsidRDefault="00BA3A53" w:rsidP="00BA3A53">
      <w:pPr>
        <w:rPr>
          <w:lang w:val="en-US"/>
        </w:rPr>
      </w:pPr>
      <w:r w:rsidRPr="007D183B">
        <w:rPr>
          <w:rFonts w:eastAsia="Calibri" w:cs="Arial"/>
        </w:rPr>
        <w:t>The available TKN and Olsen-P data from these REDIAM soil pits, filtered to topsoil horizons and cross-checked for coordinate and unit consistency, were</w:t>
      </w:r>
      <w:r w:rsidRPr="007D183B">
        <w:rPr>
          <w:rFonts w:eastAsia="Calibri" w:cs="Arial"/>
          <w:lang w:val="en-US"/>
        </w:rPr>
        <w:t xml:space="preserve"> </w:t>
      </w:r>
      <w:r w:rsidRPr="0066354A">
        <w:rPr>
          <w:rFonts w:eastAsia="Calibri" w:cs="Arial"/>
          <w:lang w:val="en-US"/>
        </w:rPr>
        <w:t>interpolated to yield continuous rasters with a 50 x 50 m res</w:t>
      </w:r>
      <w:r>
        <w:rPr>
          <w:lang w:val="en-US"/>
        </w:rPr>
        <w:t>olution. I</w:t>
      </w:r>
      <w:r w:rsidRPr="0066354A">
        <w:rPr>
          <w:rFonts w:eastAsia="Calibri" w:cs="Arial"/>
          <w:lang w:val="en-US"/>
        </w:rPr>
        <w:t xml:space="preserve">nitialization </w:t>
      </w:r>
      <w:r>
        <w:rPr>
          <w:lang w:val="en-US"/>
        </w:rPr>
        <w:t xml:space="preserve">only </w:t>
      </w:r>
      <w:r w:rsidRPr="0066354A">
        <w:rPr>
          <w:rFonts w:eastAsia="Calibri" w:cs="Arial"/>
          <w:lang w:val="en-US"/>
        </w:rPr>
        <w:t xml:space="preserve">targeted the active topsoil layer used in </w:t>
      </w:r>
      <w:r>
        <w:rPr>
          <w:lang w:val="en-US"/>
        </w:rPr>
        <w:t xml:space="preserve">our </w:t>
      </w:r>
      <w:r w:rsidRPr="0066354A">
        <w:rPr>
          <w:rFonts w:eastAsia="Calibri" w:cs="Arial"/>
          <w:lang w:val="en-US"/>
        </w:rPr>
        <w:t>SWAT</w:t>
      </w:r>
      <w:r>
        <w:rPr>
          <w:lang w:val="en-US"/>
        </w:rPr>
        <w:t xml:space="preserve"> setup</w:t>
      </w:r>
      <w:r w:rsidRPr="0066354A">
        <w:rPr>
          <w:rFonts w:eastAsia="Calibri" w:cs="Arial"/>
          <w:lang w:val="en-US"/>
        </w:rPr>
        <w:t xml:space="preserve"> </w:t>
      </w:r>
      <w:r>
        <w:rPr>
          <w:lang w:val="en-US"/>
        </w:rPr>
        <w:t>(</w:t>
      </w:r>
      <w:r>
        <w:t>mean</w:t>
      </w:r>
      <w:r w:rsidRPr="00007CE5">
        <w:t xml:space="preserve"> </w:t>
      </w:r>
      <w:r>
        <w:t>thickness=</w:t>
      </w:r>
      <w:r w:rsidRPr="00007CE5">
        <w:t>282cm</w:t>
      </w:r>
      <w:r>
        <w:t>, SD=24cm)</w:t>
      </w:r>
      <w:r w:rsidRPr="0066354A">
        <w:rPr>
          <w:rFonts w:eastAsia="Calibri" w:cs="Arial"/>
          <w:lang w:val="en-US"/>
        </w:rPr>
        <w:t xml:space="preserve">, values from the </w:t>
      </w:r>
      <w:r>
        <w:rPr>
          <w:lang w:val="en-US"/>
        </w:rPr>
        <w:t xml:space="preserve">REDIAM </w:t>
      </w:r>
      <w:r w:rsidRPr="0066354A">
        <w:rPr>
          <w:rFonts w:eastAsia="Calibri" w:cs="Arial"/>
          <w:lang w:val="en-US"/>
        </w:rPr>
        <w:t>soil horizon</w:t>
      </w:r>
      <w:r>
        <w:rPr>
          <w:lang w:val="en-US"/>
        </w:rPr>
        <w:t>s</w:t>
      </w:r>
      <w:r w:rsidRPr="0066354A">
        <w:rPr>
          <w:rFonts w:eastAsia="Calibri" w:cs="Arial"/>
          <w:lang w:val="en-US"/>
        </w:rPr>
        <w:t xml:space="preserve"> closest to the surface were retained irrespective of reported horizon thickness. To reduce edge effects under sparse sampling, interpolation was carried out over the UGRB together with a 30 km surrounding buffer, and the resulting rasters were then clipped to Cubillas. Eight interpolation methods available in ArcGIS Pro were assessed, including four kriging variants, kernel interpolation, inverse distance weighting (IDW), radial basis functions, and polynomial interpolation. The performance of the alternative interpolation methods was evaluated using leave-one-out cross-validation, and the resulting metrics were ranked using a weighted scoring scheme that prioritised minimising bias (weight = 3), followed by minimising root mean square error (RMSE; weight = 2) and maximum absolute error (weight = 1). This evaluation was conducted separately for the phosphorus (P) and nitrogen (N) datasets to identify the most suitable interpolation method for each variable. </w:t>
      </w:r>
    </w:p>
    <w:p w14:paraId="781A1E38" w14:textId="77777777" w:rsidR="00BA3A53" w:rsidRPr="00686BFB" w:rsidRDefault="00BA3A53" w:rsidP="00BA3A53">
      <w:pPr>
        <w:rPr>
          <w:lang w:val="en-US"/>
        </w:rPr>
      </w:pPr>
      <w:r w:rsidRPr="00AD14B4">
        <w:rPr>
          <w:lang w:val="en-US"/>
        </w:rPr>
        <w:t xml:space="preserve">HRU </w:t>
      </w:r>
      <w:r>
        <w:rPr>
          <w:lang w:val="en-US"/>
        </w:rPr>
        <w:t>means</w:t>
      </w:r>
      <w:r w:rsidRPr="00AD14B4">
        <w:rPr>
          <w:lang w:val="en-US"/>
        </w:rPr>
        <w:t xml:space="preserve"> of TKN (%) and Olsen-P (reported as mg P₂O₅ per 100 g of soil) were then converted to mg kg-¹ of </w:t>
      </w:r>
      <w:r>
        <w:rPr>
          <w:lang w:val="en-US"/>
        </w:rPr>
        <w:t>TKN</w:t>
      </w:r>
      <w:r w:rsidRPr="00AD14B4">
        <w:rPr>
          <w:lang w:val="en-US"/>
        </w:rPr>
        <w:t xml:space="preserve"> and Olsen-P. </w:t>
      </w:r>
      <w:r>
        <w:rPr>
          <w:lang w:val="en-US"/>
        </w:rPr>
        <w:t>To account for the high measurement and interpolation uncertainty in a pipeline-compatible way the P75 of the absolute relative error (200% for Olsen-P, 99% for TKN) from the overall interpolation leave-one-out validation were used to perturbe the HRU averages of the original interpolation to acquire conservative min</w:t>
      </w:r>
      <w:r w:rsidRPr="004E1294">
        <w:t>–</w:t>
      </w:r>
      <w:r>
        <w:rPr>
          <w:lang w:val="en-US"/>
        </w:rPr>
        <w:t>max bounds.</w:t>
      </w:r>
      <w:r>
        <w:rPr>
          <w:lang w:val="en-US"/>
        </w:rPr>
        <w:br/>
      </w:r>
      <w:r w:rsidRPr="0066354A">
        <w:rPr>
          <w:lang w:val="en-US"/>
        </w:rPr>
        <w:t xml:space="preserve">The N and P pools in SWAT were initialized from </w:t>
      </w:r>
      <w:r>
        <w:rPr>
          <w:lang w:val="en-US"/>
        </w:rPr>
        <w:t>HRU min</w:t>
      </w:r>
      <w:r w:rsidRPr="004E1294">
        <w:t>–</w:t>
      </w:r>
      <w:r>
        <w:rPr>
          <w:lang w:val="en-US"/>
        </w:rPr>
        <w:t xml:space="preserve">max bounds of </w:t>
      </w:r>
      <w:r w:rsidRPr="0066354A">
        <w:rPr>
          <w:lang w:val="en-US"/>
        </w:rPr>
        <w:t>TKN and Olsen-P as follows.</w:t>
      </w:r>
      <w:r>
        <w:rPr>
          <w:lang w:val="en-US"/>
        </w:rPr>
        <w:t xml:space="preserve"> </w:t>
      </w:r>
      <w:r w:rsidRPr="0066354A">
        <w:rPr>
          <w:lang w:val="en-US"/>
        </w:rPr>
        <w:t>TKN was assumed to be predominantly</w:t>
      </w:r>
      <w:r>
        <w:rPr>
          <w:lang w:val="en-US"/>
        </w:rPr>
        <w:t xml:space="preserve"> </w:t>
      </w:r>
      <w:r w:rsidRPr="0066354A">
        <w:rPr>
          <w:lang w:val="en-US"/>
        </w:rPr>
        <w:t xml:space="preserve">in the form of organic N (Rapisarda et al., 2022), ammonium concentration being negligible (as stated in Arnold et al. 2012, see also Tipping et al. </w:t>
      </w:r>
      <w:r>
        <w:rPr>
          <w:lang w:val="en-US"/>
        </w:rPr>
        <w:t>(</w:t>
      </w:r>
      <w:r w:rsidRPr="0066354A">
        <w:rPr>
          <w:lang w:val="en-US"/>
        </w:rPr>
        <w:t>2016). Organic N, in turn, was assumed to be 9</w:t>
      </w:r>
      <w:r>
        <w:rPr>
          <w:lang w:val="en-US"/>
        </w:rPr>
        <w:t>7</w:t>
      </w:r>
      <w:r w:rsidRPr="0066354A">
        <w:rPr>
          <w:lang w:val="en-US"/>
        </w:rPr>
        <w:t xml:space="preserve">% of total N, the remaining fraction being nitrate. Olsen-P was used as a proxy for labile or solution phosphorus, following approaches suggested in the literature (Chaubey &amp; Migliaccio, 2006; Wang et al., 2020). However, Olsen-P </w:t>
      </w:r>
      <w:r>
        <w:rPr>
          <w:lang w:val="en-US"/>
        </w:rPr>
        <w:t>can</w:t>
      </w:r>
      <w:r w:rsidRPr="0066354A">
        <w:rPr>
          <w:lang w:val="en-US"/>
        </w:rPr>
        <w:t xml:space="preserve"> underestimate the isotopically exchangeable phosphorus fraction (Braun et al., 2019). Therefore, Olsen-P values were multiplied by a factor (uncertain) ranging from 1 to 5 to initialise the labile P pool. As for the initial values of the Organic P pool, this was estimated from the organic N pool assuming a N:P ratio (uncertain) varying between 14:1 and 5:1, as reported in McGill &amp; Cole, 1981</w:t>
      </w:r>
      <w:r>
        <w:rPr>
          <w:lang w:val="en-US"/>
        </w:rPr>
        <w:t xml:space="preserve">) </w:t>
      </w:r>
      <w:r w:rsidRPr="00A41A8C">
        <w:t>rather than SWAT's default 8:1</w:t>
      </w:r>
      <w:r>
        <w:t xml:space="preserve"> ratio</w:t>
      </w:r>
      <w:r w:rsidRPr="0066354A">
        <w:rPr>
          <w:lang w:val="en-US"/>
        </w:rPr>
        <w:t xml:space="preserve">. </w:t>
      </w:r>
      <w:r w:rsidRPr="00EE37D5">
        <w:t>Fresh organic N and P pools were left at SWAT default initialization; locally derived HRU-scale estimates were used only to initialize organic N, nitrate, labile P, and organic P.</w:t>
      </w:r>
      <w:bookmarkStart w:id="29" w:name="_Toc209034759"/>
      <w:bookmarkStart w:id="30" w:name="_Toc209674304"/>
    </w:p>
    <w:p w14:paraId="1D0649A6" w14:textId="77777777" w:rsidR="00BA3A53" w:rsidRDefault="00BA3A53" w:rsidP="00BA3A53">
      <w:pPr>
        <w:rPr>
          <w:rFonts w:ascii="Georgia" w:hAnsi="Georgia"/>
          <w:sz w:val="24"/>
          <w:szCs w:val="24"/>
          <w:highlight w:val="yellow"/>
        </w:rPr>
      </w:pPr>
    </w:p>
    <w:p w14:paraId="15443029" w14:textId="77777777" w:rsidR="00BA3A53" w:rsidRPr="009E74CA" w:rsidRDefault="00BA3A53" w:rsidP="00BA3A53">
      <w:pPr>
        <w:rPr>
          <w:rFonts w:ascii="Georgia" w:hAnsi="Georgia"/>
          <w:color w:val="EE0000"/>
          <w:sz w:val="24"/>
          <w:szCs w:val="24"/>
        </w:rPr>
      </w:pPr>
      <w:r w:rsidRPr="009E74CA">
        <w:rPr>
          <w:rFonts w:ascii="Georgia" w:hAnsi="Georgia"/>
          <w:color w:val="EE0000"/>
          <w:sz w:val="24"/>
          <w:szCs w:val="24"/>
        </w:rPr>
        <w:t>Table 2 — Diffuse-source conversions and uncertainty bounds</w:t>
      </w:r>
    </w:p>
    <w:tbl>
      <w:tblPr>
        <w:tblStyle w:val="TableGridLight"/>
        <w:tblW w:w="0" w:type="auto"/>
        <w:tblLook w:val="04A0" w:firstRow="1" w:lastRow="0" w:firstColumn="1" w:lastColumn="0" w:noHBand="0" w:noVBand="1"/>
      </w:tblPr>
      <w:tblGrid>
        <w:gridCol w:w="1819"/>
        <w:gridCol w:w="1786"/>
        <w:gridCol w:w="2134"/>
        <w:gridCol w:w="1202"/>
        <w:gridCol w:w="2121"/>
      </w:tblGrid>
      <w:tr w:rsidR="00BA3A53" w:rsidRPr="00A16122" w14:paraId="581A742B" w14:textId="77777777" w:rsidTr="00AE2592">
        <w:tc>
          <w:tcPr>
            <w:tcW w:w="0" w:type="auto"/>
          </w:tcPr>
          <w:p w14:paraId="73F859FA" w14:textId="77777777" w:rsidR="00BA3A53" w:rsidRPr="00A16122" w:rsidRDefault="00BA3A53" w:rsidP="00AE2592">
            <w:pPr>
              <w:rPr>
                <w:rFonts w:ascii="Georgia" w:hAnsi="Georgia"/>
                <w:sz w:val="24"/>
                <w:szCs w:val="24"/>
              </w:rPr>
            </w:pPr>
            <w:r w:rsidRPr="00FE3865">
              <w:rPr>
                <w:rFonts w:ascii="Georgia" w:hAnsi="Georgia"/>
                <w:b/>
                <w:bCs/>
                <w:sz w:val="24"/>
                <w:szCs w:val="24"/>
              </w:rPr>
              <w:lastRenderedPageBreak/>
              <w:t>Source</w:t>
            </w:r>
            <w:r w:rsidRPr="00A16122">
              <w:rPr>
                <w:rFonts w:ascii="Georgia" w:hAnsi="Georgia"/>
                <w:sz w:val="24"/>
                <w:szCs w:val="24"/>
              </w:rPr>
              <w:t xml:space="preserve"> </w:t>
            </w:r>
            <w:r>
              <w:rPr>
                <w:rFonts w:ascii="Georgia" w:hAnsi="Georgia"/>
                <w:sz w:val="24"/>
                <w:szCs w:val="24"/>
              </w:rPr>
              <w:t xml:space="preserve">/ </w:t>
            </w:r>
            <w:r w:rsidRPr="00A16122">
              <w:rPr>
                <w:rFonts w:ascii="Georgia" w:hAnsi="Georgia"/>
                <w:sz w:val="24"/>
                <w:szCs w:val="24"/>
              </w:rPr>
              <w:t>input</w:t>
            </w:r>
          </w:p>
        </w:tc>
        <w:tc>
          <w:tcPr>
            <w:tcW w:w="1786" w:type="dxa"/>
          </w:tcPr>
          <w:p w14:paraId="19A0B7CB" w14:textId="77777777" w:rsidR="00BA3A53" w:rsidRPr="00A16122" w:rsidRDefault="00BA3A53" w:rsidP="00AE2592">
            <w:pPr>
              <w:rPr>
                <w:rFonts w:ascii="Georgia" w:hAnsi="Georgia"/>
                <w:sz w:val="24"/>
                <w:szCs w:val="24"/>
              </w:rPr>
            </w:pPr>
            <w:r w:rsidRPr="00A16122">
              <w:rPr>
                <w:rFonts w:ascii="Georgia" w:hAnsi="Georgia"/>
                <w:sz w:val="24"/>
                <w:szCs w:val="24"/>
              </w:rPr>
              <w:t xml:space="preserve">Conversion / </w:t>
            </w:r>
            <w:r w:rsidRPr="00F76386">
              <w:rPr>
                <w:rFonts w:ascii="Georgia" w:hAnsi="Georgia"/>
                <w:b/>
                <w:bCs/>
                <w:sz w:val="24"/>
                <w:szCs w:val="24"/>
              </w:rPr>
              <w:t>operation</w:t>
            </w:r>
          </w:p>
        </w:tc>
        <w:tc>
          <w:tcPr>
            <w:tcW w:w="2134" w:type="dxa"/>
          </w:tcPr>
          <w:p w14:paraId="45B7B6D8" w14:textId="77777777" w:rsidR="00BA3A53" w:rsidRPr="00A16122" w:rsidRDefault="00BA3A53" w:rsidP="00AE2592">
            <w:pPr>
              <w:rPr>
                <w:rFonts w:ascii="Georgia" w:hAnsi="Georgia"/>
                <w:sz w:val="24"/>
                <w:szCs w:val="24"/>
              </w:rPr>
            </w:pPr>
            <w:r w:rsidRPr="003B6060">
              <w:rPr>
                <w:rFonts w:ascii="Georgia" w:hAnsi="Georgia"/>
                <w:b/>
                <w:bCs/>
                <w:sz w:val="24"/>
                <w:szCs w:val="24"/>
              </w:rPr>
              <w:t>SWAT</w:t>
            </w:r>
            <w:r>
              <w:rPr>
                <w:rFonts w:ascii="Georgia" w:hAnsi="Georgia"/>
                <w:b/>
                <w:bCs/>
                <w:sz w:val="24"/>
                <w:szCs w:val="24"/>
              </w:rPr>
              <w:t xml:space="preserve"> / intermediate </w:t>
            </w:r>
            <w:r w:rsidRPr="003B6060">
              <w:rPr>
                <w:rFonts w:ascii="Georgia" w:hAnsi="Georgia"/>
                <w:b/>
                <w:bCs/>
                <w:sz w:val="24"/>
                <w:szCs w:val="24"/>
              </w:rPr>
              <w:t>variable</w:t>
            </w:r>
            <w:r w:rsidRPr="00A16122">
              <w:rPr>
                <w:rFonts w:ascii="Georgia" w:hAnsi="Georgia"/>
                <w:sz w:val="24"/>
                <w:szCs w:val="24"/>
              </w:rPr>
              <w:t xml:space="preserve"> (output)</w:t>
            </w:r>
          </w:p>
        </w:tc>
        <w:tc>
          <w:tcPr>
            <w:tcW w:w="1202" w:type="dxa"/>
          </w:tcPr>
          <w:p w14:paraId="33EE5CFA" w14:textId="77777777" w:rsidR="00BA3A53" w:rsidRPr="00C646B1" w:rsidRDefault="00BA3A53" w:rsidP="00AE2592">
            <w:pPr>
              <w:rPr>
                <w:rFonts w:ascii="Georgia" w:hAnsi="Georgia"/>
                <w:sz w:val="24"/>
                <w:szCs w:val="24"/>
              </w:rPr>
            </w:pPr>
            <w:r w:rsidRPr="00C646B1">
              <w:rPr>
                <w:rFonts w:ascii="Georgia" w:hAnsi="Georgia"/>
                <w:sz w:val="24"/>
                <w:szCs w:val="24"/>
              </w:rPr>
              <w:t>Reported value</w:t>
            </w:r>
          </w:p>
        </w:tc>
        <w:tc>
          <w:tcPr>
            <w:tcW w:w="2121" w:type="dxa"/>
          </w:tcPr>
          <w:p w14:paraId="5A71BADC" w14:textId="77777777" w:rsidR="00BA3A53" w:rsidRPr="00A16122" w:rsidRDefault="00BA3A53" w:rsidP="00AE2592">
            <w:pPr>
              <w:rPr>
                <w:rFonts w:ascii="Georgia" w:hAnsi="Georgia"/>
                <w:sz w:val="24"/>
                <w:szCs w:val="24"/>
              </w:rPr>
            </w:pPr>
            <w:r w:rsidRPr="00F76386">
              <w:rPr>
                <w:rFonts w:ascii="Georgia" w:hAnsi="Georgia"/>
                <w:b/>
                <w:bCs/>
                <w:sz w:val="24"/>
                <w:szCs w:val="24"/>
              </w:rPr>
              <w:t>range</w:t>
            </w:r>
            <w:r w:rsidRPr="00A16122">
              <w:rPr>
                <w:rFonts w:ascii="Georgia" w:hAnsi="Georgia"/>
                <w:sz w:val="24"/>
                <w:szCs w:val="24"/>
              </w:rPr>
              <w:t xml:space="preserve"> (lower–upper</w:t>
            </w:r>
            <w:r>
              <w:rPr>
                <w:rFonts w:ascii="Georgia" w:hAnsi="Georgia"/>
                <w:sz w:val="24"/>
                <w:szCs w:val="24"/>
              </w:rPr>
              <w:t xml:space="preserve"> factor</w:t>
            </w:r>
            <w:r w:rsidRPr="00A16122">
              <w:rPr>
                <w:rFonts w:ascii="Georgia" w:hAnsi="Georgia"/>
                <w:sz w:val="24"/>
                <w:szCs w:val="24"/>
              </w:rPr>
              <w:t>)</w:t>
            </w:r>
          </w:p>
        </w:tc>
      </w:tr>
      <w:tr w:rsidR="00BA3A53" w:rsidRPr="00A16122" w14:paraId="3A849831" w14:textId="77777777" w:rsidTr="00AE2592">
        <w:tc>
          <w:tcPr>
            <w:tcW w:w="0" w:type="auto"/>
          </w:tcPr>
          <w:p w14:paraId="09E78531" w14:textId="77777777" w:rsidR="00BA3A53" w:rsidRPr="00A16122" w:rsidRDefault="00BA3A53" w:rsidP="00AE2592">
            <w:pPr>
              <w:rPr>
                <w:rFonts w:ascii="Georgia" w:hAnsi="Georgia"/>
                <w:sz w:val="24"/>
                <w:szCs w:val="24"/>
                <w:lang w:val="de-DE"/>
              </w:rPr>
            </w:pPr>
            <w:r w:rsidRPr="002355F4">
              <w:rPr>
                <w:rFonts w:ascii="Georgia" w:hAnsi="Georgia"/>
                <w:b/>
                <w:bCs/>
                <w:sz w:val="24"/>
                <w:szCs w:val="24"/>
                <w:lang w:val="de-DE"/>
              </w:rPr>
              <w:t xml:space="preserve">Interpolated </w:t>
            </w:r>
            <w:r>
              <w:rPr>
                <w:rFonts w:ascii="Georgia" w:hAnsi="Georgia"/>
                <w:b/>
                <w:bCs/>
                <w:sz w:val="24"/>
                <w:szCs w:val="24"/>
                <w:lang w:val="de-DE"/>
              </w:rPr>
              <w:t xml:space="preserve">Total </w:t>
            </w:r>
            <w:r w:rsidRPr="002355F4">
              <w:rPr>
                <w:rFonts w:ascii="Georgia" w:hAnsi="Georgia"/>
                <w:b/>
                <w:bCs/>
                <w:sz w:val="24"/>
                <w:szCs w:val="24"/>
                <w:lang w:val="de-DE"/>
              </w:rPr>
              <w:t>Kjeldahl N</w:t>
            </w:r>
            <w:r w:rsidRPr="00A16122">
              <w:rPr>
                <w:rFonts w:ascii="Georgia" w:hAnsi="Georgia"/>
                <w:sz w:val="24"/>
                <w:szCs w:val="24"/>
                <w:lang w:val="de-DE"/>
              </w:rPr>
              <w:t xml:space="preserve"> raster (% TKN)</w:t>
            </w:r>
          </w:p>
        </w:tc>
        <w:tc>
          <w:tcPr>
            <w:tcW w:w="1786" w:type="dxa"/>
          </w:tcPr>
          <w:p w14:paraId="11ED6E0A" w14:textId="77777777" w:rsidR="00BA3A53" w:rsidRPr="00A16122" w:rsidRDefault="00BA3A53" w:rsidP="00AE2592">
            <w:pPr>
              <w:rPr>
                <w:rFonts w:ascii="Georgia" w:hAnsi="Georgia"/>
                <w:sz w:val="24"/>
                <w:szCs w:val="24"/>
              </w:rPr>
            </w:pPr>
            <w:r w:rsidRPr="00FB5BA3">
              <w:rPr>
                <w:rFonts w:ascii="Georgia" w:hAnsi="Georgia"/>
                <w:i/>
                <w:iCs/>
                <w:sz w:val="24"/>
                <w:szCs w:val="24"/>
              </w:rPr>
              <w:t>multiply</w:t>
            </w:r>
            <w:r w:rsidRPr="00A16122">
              <w:rPr>
                <w:rFonts w:ascii="Georgia" w:hAnsi="Georgia"/>
                <w:sz w:val="24"/>
                <w:szCs w:val="24"/>
              </w:rPr>
              <w:t xml:space="preserve"> × 10 000 (% </w:t>
            </w:r>
            <w:r w:rsidRPr="00A16122">
              <w:rPr>
                <w:sz w:val="24"/>
                <w:szCs w:val="24"/>
              </w:rPr>
              <w:t>→</w:t>
            </w:r>
            <w:r w:rsidRPr="00A16122">
              <w:rPr>
                <w:rFonts w:ascii="Georgia" w:hAnsi="Georgia"/>
                <w:sz w:val="24"/>
                <w:szCs w:val="24"/>
              </w:rPr>
              <w:t xml:space="preserve"> mg kg</w:t>
            </w:r>
            <w:r w:rsidRPr="00A16122">
              <w:rPr>
                <w:sz w:val="24"/>
                <w:szCs w:val="24"/>
              </w:rPr>
              <w:t>⁻</w:t>
            </w:r>
            <w:r w:rsidRPr="00A16122">
              <w:rPr>
                <w:rFonts w:ascii="Georgia" w:hAnsi="Georgia"/>
                <w:sz w:val="24"/>
                <w:szCs w:val="24"/>
              </w:rPr>
              <w:t>¹)</w:t>
            </w:r>
          </w:p>
        </w:tc>
        <w:tc>
          <w:tcPr>
            <w:tcW w:w="2134" w:type="dxa"/>
          </w:tcPr>
          <w:p w14:paraId="5CA322D0" w14:textId="77777777" w:rsidR="00BA3A53" w:rsidRPr="00A16122" w:rsidRDefault="00BA3A53" w:rsidP="00AE2592">
            <w:pPr>
              <w:rPr>
                <w:rFonts w:ascii="Georgia" w:hAnsi="Georgia"/>
                <w:sz w:val="24"/>
                <w:szCs w:val="24"/>
              </w:rPr>
            </w:pPr>
            <w:r w:rsidRPr="003B6060">
              <w:rPr>
                <w:rFonts w:ascii="Georgia" w:hAnsi="Georgia"/>
                <w:b/>
                <w:bCs/>
                <w:sz w:val="24"/>
                <w:szCs w:val="24"/>
              </w:rPr>
              <w:t>Total Kjeldahl N</w:t>
            </w:r>
            <w:r w:rsidRPr="00A16122">
              <w:rPr>
                <w:rFonts w:ascii="Georgia" w:hAnsi="Georgia"/>
                <w:sz w:val="24"/>
                <w:szCs w:val="24"/>
              </w:rPr>
              <w:t xml:space="preserve"> (</w:t>
            </w:r>
            <w:r w:rsidRPr="002D20E7">
              <w:rPr>
                <w:rFonts w:ascii="Georgia" w:hAnsi="Georgia"/>
                <w:i/>
                <w:iCs/>
                <w:sz w:val="24"/>
                <w:szCs w:val="24"/>
              </w:rPr>
              <w:t>TKN</w:t>
            </w:r>
            <w:r>
              <w:rPr>
                <w:rFonts w:ascii="Georgia" w:hAnsi="Georgia"/>
                <w:sz w:val="24"/>
                <w:szCs w:val="24"/>
              </w:rPr>
              <w:t xml:space="preserve">; </w:t>
            </w:r>
            <w:r w:rsidRPr="00A16122">
              <w:rPr>
                <w:rFonts w:ascii="Georgia" w:hAnsi="Georgia"/>
                <w:sz w:val="24"/>
                <w:szCs w:val="24"/>
              </w:rPr>
              <w:t>mg kg</w:t>
            </w:r>
            <w:r w:rsidRPr="00A16122">
              <w:rPr>
                <w:sz w:val="24"/>
                <w:szCs w:val="24"/>
              </w:rPr>
              <w:t>⁻</w:t>
            </w:r>
            <w:r w:rsidRPr="00A16122">
              <w:rPr>
                <w:rFonts w:ascii="Georgia" w:hAnsi="Georgia"/>
                <w:sz w:val="24"/>
                <w:szCs w:val="24"/>
              </w:rPr>
              <w:t>¹)</w:t>
            </w:r>
          </w:p>
        </w:tc>
        <w:tc>
          <w:tcPr>
            <w:tcW w:w="1202" w:type="dxa"/>
          </w:tcPr>
          <w:p w14:paraId="797B73B4" w14:textId="77777777" w:rsidR="00BA3A53" w:rsidRPr="00C646B1" w:rsidRDefault="00BA3A53" w:rsidP="00AE2592">
            <w:pPr>
              <w:rPr>
                <w:rFonts w:ascii="Georgia" w:hAnsi="Georgia"/>
                <w:sz w:val="24"/>
                <w:szCs w:val="24"/>
              </w:rPr>
            </w:pPr>
            <w:r w:rsidRPr="00C646B1">
              <w:rPr>
                <w:rFonts w:ascii="Georgia" w:hAnsi="Georgia"/>
                <w:sz w:val="24"/>
                <w:szCs w:val="24"/>
              </w:rPr>
              <w:t>HRU average</w:t>
            </w:r>
          </w:p>
        </w:tc>
        <w:tc>
          <w:tcPr>
            <w:tcW w:w="2121" w:type="dxa"/>
          </w:tcPr>
          <w:p w14:paraId="1012C10C" w14:textId="77777777" w:rsidR="00BA3A53" w:rsidRPr="00A16122" w:rsidRDefault="00BA3A53" w:rsidP="00AE2592">
            <w:pPr>
              <w:rPr>
                <w:rFonts w:ascii="Georgia" w:hAnsi="Georgia"/>
                <w:sz w:val="24"/>
                <w:szCs w:val="24"/>
              </w:rPr>
            </w:pPr>
            <w:r w:rsidRPr="00BB7D4D">
              <w:rPr>
                <w:rFonts w:ascii="Georgia" w:hAnsi="Georgia"/>
                <w:sz w:val="24"/>
                <w:szCs w:val="24"/>
              </w:rPr>
              <w:t>p75 absolute relative error</w:t>
            </w:r>
            <w:r>
              <w:rPr>
                <w:rFonts w:ascii="Georgia" w:hAnsi="Georgia"/>
                <w:sz w:val="24"/>
                <w:szCs w:val="24"/>
              </w:rPr>
              <w:t>;</w:t>
            </w:r>
            <w:r>
              <w:rPr>
                <w:rFonts w:ascii="Georgia" w:hAnsi="Georgia"/>
                <w:sz w:val="24"/>
                <w:szCs w:val="24"/>
              </w:rPr>
              <w:br/>
            </w:r>
            <w:r w:rsidRPr="004D37DC">
              <w:rPr>
                <w:rFonts w:ascii="Georgia" w:hAnsi="Georgia"/>
                <w:b/>
                <w:bCs/>
                <w:sz w:val="24"/>
                <w:szCs w:val="24"/>
              </w:rPr>
              <w:t>factor</w:t>
            </w:r>
            <w:r w:rsidRPr="00A16122">
              <w:rPr>
                <w:rFonts w:ascii="Georgia" w:hAnsi="Georgia"/>
                <w:sz w:val="24"/>
                <w:szCs w:val="24"/>
              </w:rPr>
              <w:t xml:space="preserve"> </w:t>
            </w:r>
            <w:r w:rsidRPr="00A16122">
              <w:rPr>
                <w:sz w:val="24"/>
                <w:szCs w:val="24"/>
              </w:rPr>
              <w:t>→</w:t>
            </w:r>
            <w:r w:rsidRPr="00A16122">
              <w:rPr>
                <w:rFonts w:ascii="Georgia" w:hAnsi="Georgia"/>
                <w:sz w:val="24"/>
                <w:szCs w:val="24"/>
              </w:rPr>
              <w:t xml:space="preserve"> </w:t>
            </w:r>
            <w:r>
              <w:rPr>
                <w:rFonts w:ascii="Georgia" w:hAnsi="Georgia"/>
                <w:sz w:val="24"/>
                <w:szCs w:val="24"/>
              </w:rPr>
              <w:br/>
            </w:r>
            <w:r w:rsidRPr="00F0572A">
              <w:rPr>
                <w:rFonts w:ascii="Georgia" w:hAnsi="Georgia"/>
                <w:i/>
                <w:iCs/>
                <w:sz w:val="24"/>
                <w:szCs w:val="24"/>
              </w:rPr>
              <w:t>lower</w:t>
            </w:r>
            <w:r>
              <w:rPr>
                <w:rFonts w:ascii="Georgia" w:hAnsi="Georgia"/>
                <w:sz w:val="24"/>
                <w:szCs w:val="24"/>
              </w:rPr>
              <w:t>:</w:t>
            </w:r>
            <w:r w:rsidRPr="00A16122">
              <w:rPr>
                <w:rFonts w:ascii="Georgia" w:hAnsi="Georgia"/>
                <w:sz w:val="24"/>
                <w:szCs w:val="24"/>
              </w:rPr>
              <w:t xml:space="preserve"> </w:t>
            </w:r>
            <w:r w:rsidRPr="004D37DC">
              <w:rPr>
                <w:rFonts w:ascii="Georgia" w:hAnsi="Georgia"/>
                <w:sz w:val="24"/>
                <w:szCs w:val="24"/>
              </w:rPr>
              <w:t>0.0</w:t>
            </w:r>
            <w:r>
              <w:rPr>
                <w:rFonts w:ascii="Georgia" w:hAnsi="Georgia"/>
                <w:sz w:val="24"/>
                <w:szCs w:val="24"/>
              </w:rPr>
              <w:t>1</w:t>
            </w:r>
            <w:r w:rsidRPr="00A16122">
              <w:rPr>
                <w:rFonts w:ascii="Georgia" w:hAnsi="Georgia"/>
                <w:sz w:val="24"/>
                <w:szCs w:val="24"/>
              </w:rPr>
              <w:t xml:space="preserve">, </w:t>
            </w:r>
            <w:r w:rsidRPr="00F0572A">
              <w:rPr>
                <w:rFonts w:ascii="Georgia" w:hAnsi="Georgia"/>
                <w:i/>
                <w:iCs/>
                <w:sz w:val="24"/>
                <w:szCs w:val="24"/>
              </w:rPr>
              <w:t>upper</w:t>
            </w:r>
            <w:r>
              <w:rPr>
                <w:rFonts w:ascii="Georgia" w:hAnsi="Georgia"/>
                <w:sz w:val="24"/>
                <w:szCs w:val="24"/>
              </w:rPr>
              <w:t>:</w:t>
            </w:r>
            <w:r w:rsidRPr="00A16122">
              <w:rPr>
                <w:rFonts w:ascii="Georgia" w:hAnsi="Georgia"/>
                <w:sz w:val="24"/>
                <w:szCs w:val="24"/>
              </w:rPr>
              <w:t xml:space="preserve"> 1.</w:t>
            </w:r>
            <w:r>
              <w:rPr>
                <w:rFonts w:ascii="Georgia" w:hAnsi="Georgia"/>
                <w:sz w:val="24"/>
                <w:szCs w:val="24"/>
              </w:rPr>
              <w:t>99</w:t>
            </w:r>
          </w:p>
        </w:tc>
      </w:tr>
      <w:tr w:rsidR="00BA3A53" w:rsidRPr="00A16122" w14:paraId="565BAF91" w14:textId="77777777" w:rsidTr="00AE2592">
        <w:tc>
          <w:tcPr>
            <w:tcW w:w="0" w:type="auto"/>
          </w:tcPr>
          <w:p w14:paraId="0BCF5770" w14:textId="77777777" w:rsidR="00BA3A53" w:rsidRPr="00A16122" w:rsidRDefault="00BA3A53" w:rsidP="00AE2592">
            <w:pPr>
              <w:rPr>
                <w:rFonts w:ascii="Georgia" w:hAnsi="Georgia"/>
                <w:sz w:val="24"/>
                <w:szCs w:val="24"/>
              </w:rPr>
            </w:pPr>
            <w:r w:rsidRPr="002355F4">
              <w:rPr>
                <w:rFonts w:ascii="Georgia" w:hAnsi="Georgia"/>
                <w:b/>
                <w:bCs/>
                <w:sz w:val="24"/>
                <w:szCs w:val="24"/>
              </w:rPr>
              <w:t>Interpolated Olsen-P</w:t>
            </w:r>
            <w:r w:rsidRPr="00A16122">
              <w:rPr>
                <w:rFonts w:ascii="Georgia" w:hAnsi="Georgia"/>
                <w:sz w:val="24"/>
                <w:szCs w:val="24"/>
              </w:rPr>
              <w:t xml:space="preserve"> raster (mg/100 g P₂O₅)</w:t>
            </w:r>
          </w:p>
        </w:tc>
        <w:tc>
          <w:tcPr>
            <w:tcW w:w="1786" w:type="dxa"/>
          </w:tcPr>
          <w:p w14:paraId="2C5A09AD" w14:textId="77777777" w:rsidR="00BA3A53" w:rsidRPr="00A16122" w:rsidRDefault="00BA3A53" w:rsidP="00AE2592">
            <w:pPr>
              <w:rPr>
                <w:rFonts w:ascii="Georgia" w:hAnsi="Georgia"/>
                <w:sz w:val="24"/>
                <w:szCs w:val="24"/>
              </w:rPr>
            </w:pPr>
            <w:r w:rsidRPr="00FB5BA3">
              <w:rPr>
                <w:rFonts w:ascii="Georgia" w:hAnsi="Georgia"/>
                <w:i/>
                <w:iCs/>
                <w:sz w:val="24"/>
                <w:szCs w:val="24"/>
              </w:rPr>
              <w:t>multiply</w:t>
            </w:r>
            <w:r w:rsidRPr="00A16122">
              <w:rPr>
                <w:rFonts w:ascii="Georgia" w:hAnsi="Georgia"/>
                <w:sz w:val="24"/>
                <w:szCs w:val="24"/>
              </w:rPr>
              <w:t xml:space="preserve"> × 10 (</w:t>
            </w:r>
            <w:r w:rsidRPr="00A16122">
              <w:rPr>
                <w:sz w:val="24"/>
                <w:szCs w:val="24"/>
              </w:rPr>
              <w:t>→</w:t>
            </w:r>
            <w:r w:rsidRPr="00A16122">
              <w:rPr>
                <w:rFonts w:ascii="Georgia" w:hAnsi="Georgia"/>
                <w:sz w:val="24"/>
                <w:szCs w:val="24"/>
              </w:rPr>
              <w:t xml:space="preserve"> mg kg</w:t>
            </w:r>
            <w:r w:rsidRPr="00A16122">
              <w:rPr>
                <w:sz w:val="24"/>
                <w:szCs w:val="24"/>
              </w:rPr>
              <w:t>⁻</w:t>
            </w:r>
            <w:r w:rsidRPr="00A16122">
              <w:rPr>
                <w:rFonts w:ascii="Georgia" w:hAnsi="Georgia"/>
                <w:sz w:val="24"/>
                <w:szCs w:val="24"/>
              </w:rPr>
              <w:t>¹) × 0.4364 (P₂O₅</w:t>
            </w:r>
            <w:r w:rsidRPr="00A16122">
              <w:rPr>
                <w:sz w:val="24"/>
                <w:szCs w:val="24"/>
              </w:rPr>
              <w:t>→</w:t>
            </w:r>
            <w:r w:rsidRPr="00A16122">
              <w:rPr>
                <w:rFonts w:ascii="Georgia" w:hAnsi="Georgia"/>
                <w:sz w:val="24"/>
                <w:szCs w:val="24"/>
              </w:rPr>
              <w:t>P)</w:t>
            </w:r>
          </w:p>
        </w:tc>
        <w:tc>
          <w:tcPr>
            <w:tcW w:w="2134" w:type="dxa"/>
          </w:tcPr>
          <w:p w14:paraId="15320F36" w14:textId="77777777" w:rsidR="00BA3A53" w:rsidRPr="00A16122" w:rsidRDefault="00BA3A53" w:rsidP="00AE2592">
            <w:pPr>
              <w:rPr>
                <w:rFonts w:ascii="Georgia" w:hAnsi="Georgia"/>
                <w:sz w:val="24"/>
                <w:szCs w:val="24"/>
              </w:rPr>
            </w:pPr>
            <w:r w:rsidRPr="003B6060">
              <w:rPr>
                <w:rFonts w:ascii="Georgia" w:hAnsi="Georgia"/>
                <w:b/>
                <w:bCs/>
                <w:sz w:val="24"/>
                <w:szCs w:val="24"/>
              </w:rPr>
              <w:t>Olsen-P</w:t>
            </w:r>
            <w:r w:rsidRPr="00A16122">
              <w:rPr>
                <w:rFonts w:ascii="Georgia" w:hAnsi="Georgia"/>
                <w:sz w:val="24"/>
                <w:szCs w:val="24"/>
              </w:rPr>
              <w:t xml:space="preserve"> (mg kg</w:t>
            </w:r>
            <w:r w:rsidRPr="00A16122">
              <w:rPr>
                <w:sz w:val="24"/>
                <w:szCs w:val="24"/>
              </w:rPr>
              <w:t>⁻</w:t>
            </w:r>
            <w:r w:rsidRPr="00A16122">
              <w:rPr>
                <w:rFonts w:ascii="Georgia" w:hAnsi="Georgia"/>
                <w:sz w:val="24"/>
                <w:szCs w:val="24"/>
              </w:rPr>
              <w:t>¹ as P)</w:t>
            </w:r>
          </w:p>
        </w:tc>
        <w:tc>
          <w:tcPr>
            <w:tcW w:w="1202" w:type="dxa"/>
          </w:tcPr>
          <w:p w14:paraId="3C7E4A88" w14:textId="77777777" w:rsidR="00BA3A53" w:rsidRPr="00C646B1" w:rsidRDefault="00BA3A53" w:rsidP="00AE2592">
            <w:pPr>
              <w:rPr>
                <w:rFonts w:ascii="Georgia" w:hAnsi="Georgia"/>
                <w:sz w:val="24"/>
                <w:szCs w:val="24"/>
              </w:rPr>
            </w:pPr>
            <w:r w:rsidRPr="00C646B1">
              <w:rPr>
                <w:rFonts w:ascii="Georgia" w:hAnsi="Georgia"/>
                <w:sz w:val="24"/>
                <w:szCs w:val="24"/>
              </w:rPr>
              <w:t>HRU average</w:t>
            </w:r>
          </w:p>
        </w:tc>
        <w:tc>
          <w:tcPr>
            <w:tcW w:w="2121" w:type="dxa"/>
          </w:tcPr>
          <w:p w14:paraId="53FE1AEC" w14:textId="77777777" w:rsidR="00BA3A53" w:rsidRPr="00A16122" w:rsidRDefault="00BA3A53" w:rsidP="00AE2592">
            <w:pPr>
              <w:rPr>
                <w:rFonts w:ascii="Georgia" w:hAnsi="Georgia"/>
                <w:sz w:val="24"/>
                <w:szCs w:val="24"/>
              </w:rPr>
            </w:pPr>
            <w:r w:rsidRPr="00BB7D4D">
              <w:rPr>
                <w:rFonts w:ascii="Georgia" w:hAnsi="Georgia"/>
                <w:sz w:val="24"/>
                <w:szCs w:val="24"/>
              </w:rPr>
              <w:t>p75 absolute relative error</w:t>
            </w:r>
            <w:r>
              <w:rPr>
                <w:rFonts w:ascii="Georgia" w:hAnsi="Georgia"/>
                <w:sz w:val="24"/>
                <w:szCs w:val="24"/>
              </w:rPr>
              <w:t>;</w:t>
            </w:r>
            <w:r>
              <w:rPr>
                <w:rFonts w:ascii="Georgia" w:hAnsi="Georgia"/>
                <w:sz w:val="24"/>
                <w:szCs w:val="24"/>
              </w:rPr>
              <w:br/>
            </w:r>
            <w:r w:rsidRPr="006A0ED9">
              <w:rPr>
                <w:rFonts w:ascii="Georgia" w:hAnsi="Georgia"/>
                <w:b/>
                <w:bCs/>
                <w:sz w:val="24"/>
                <w:szCs w:val="24"/>
              </w:rPr>
              <w:t>factor</w:t>
            </w:r>
            <w:r w:rsidRPr="00A16122">
              <w:rPr>
                <w:rFonts w:ascii="Georgia" w:hAnsi="Georgia"/>
                <w:sz w:val="24"/>
                <w:szCs w:val="24"/>
              </w:rPr>
              <w:t xml:space="preserve"> </w:t>
            </w:r>
            <w:r w:rsidRPr="00A16122">
              <w:rPr>
                <w:sz w:val="24"/>
                <w:szCs w:val="24"/>
              </w:rPr>
              <w:t>→</w:t>
            </w:r>
            <w:r w:rsidRPr="00A16122">
              <w:rPr>
                <w:rFonts w:ascii="Georgia" w:hAnsi="Georgia"/>
                <w:sz w:val="24"/>
                <w:szCs w:val="24"/>
              </w:rPr>
              <w:t xml:space="preserve"> </w:t>
            </w:r>
            <w:r>
              <w:rPr>
                <w:rFonts w:ascii="Georgia" w:hAnsi="Georgia"/>
                <w:sz w:val="24"/>
                <w:szCs w:val="24"/>
              </w:rPr>
              <w:br/>
            </w:r>
            <w:r w:rsidRPr="004D37DC">
              <w:rPr>
                <w:rFonts w:ascii="Georgia" w:hAnsi="Georgia"/>
                <w:i/>
                <w:iCs/>
                <w:sz w:val="24"/>
                <w:szCs w:val="24"/>
              </w:rPr>
              <w:t>lower</w:t>
            </w:r>
            <w:r>
              <w:rPr>
                <w:rFonts w:ascii="Georgia" w:hAnsi="Georgia"/>
                <w:i/>
                <w:iCs/>
                <w:sz w:val="24"/>
                <w:szCs w:val="24"/>
              </w:rPr>
              <w:t>:</w:t>
            </w:r>
            <w:r w:rsidRPr="00A16122">
              <w:rPr>
                <w:rFonts w:ascii="Georgia" w:hAnsi="Georgia"/>
                <w:sz w:val="24"/>
                <w:szCs w:val="24"/>
              </w:rPr>
              <w:t xml:space="preserve"> </w:t>
            </w:r>
            <w:r w:rsidRPr="004D37DC">
              <w:rPr>
                <w:rFonts w:ascii="Georgia" w:hAnsi="Georgia"/>
                <w:sz w:val="24"/>
                <w:szCs w:val="24"/>
              </w:rPr>
              <w:t>0.0</w:t>
            </w:r>
            <w:r>
              <w:rPr>
                <w:rFonts w:ascii="Georgia" w:hAnsi="Georgia"/>
                <w:sz w:val="24"/>
                <w:szCs w:val="24"/>
              </w:rPr>
              <w:t>0</w:t>
            </w:r>
            <w:r w:rsidRPr="00A16122">
              <w:rPr>
                <w:rFonts w:ascii="Georgia" w:hAnsi="Georgia"/>
                <w:sz w:val="24"/>
                <w:szCs w:val="24"/>
              </w:rPr>
              <w:t xml:space="preserve">, </w:t>
            </w:r>
            <w:r w:rsidRPr="004D37DC">
              <w:rPr>
                <w:rFonts w:ascii="Georgia" w:hAnsi="Georgia"/>
                <w:i/>
                <w:iCs/>
                <w:sz w:val="24"/>
                <w:szCs w:val="24"/>
              </w:rPr>
              <w:t>upper</w:t>
            </w:r>
            <w:r>
              <w:rPr>
                <w:rFonts w:ascii="Georgia" w:hAnsi="Georgia"/>
                <w:i/>
                <w:iCs/>
                <w:sz w:val="24"/>
                <w:szCs w:val="24"/>
              </w:rPr>
              <w:t>:</w:t>
            </w:r>
            <w:r w:rsidRPr="00A16122">
              <w:rPr>
                <w:rFonts w:ascii="Georgia" w:hAnsi="Georgia"/>
                <w:sz w:val="24"/>
                <w:szCs w:val="24"/>
              </w:rPr>
              <w:t xml:space="preserve"> </w:t>
            </w:r>
            <w:r>
              <w:rPr>
                <w:rFonts w:ascii="Georgia" w:hAnsi="Georgia"/>
                <w:sz w:val="24"/>
                <w:szCs w:val="24"/>
              </w:rPr>
              <w:t>3.00</w:t>
            </w:r>
          </w:p>
        </w:tc>
      </w:tr>
      <w:tr w:rsidR="00BA3A53" w:rsidRPr="00A16122" w14:paraId="72E741B2" w14:textId="77777777" w:rsidTr="00AE2592">
        <w:tc>
          <w:tcPr>
            <w:tcW w:w="0" w:type="auto"/>
            <w:vMerge w:val="restart"/>
          </w:tcPr>
          <w:p w14:paraId="166B33BB" w14:textId="77777777" w:rsidR="00BA3A53" w:rsidRDefault="00BA3A53" w:rsidP="00AE2592">
            <w:pPr>
              <w:rPr>
                <w:rFonts w:ascii="Georgia" w:hAnsi="Georgia"/>
                <w:sz w:val="24"/>
                <w:szCs w:val="24"/>
              </w:rPr>
            </w:pPr>
            <w:r w:rsidRPr="002355F4">
              <w:rPr>
                <w:rFonts w:ascii="Georgia" w:hAnsi="Georgia"/>
                <w:b/>
                <w:bCs/>
                <w:sz w:val="24"/>
                <w:szCs w:val="24"/>
              </w:rPr>
              <w:t>Total Kjeldahl N</w:t>
            </w:r>
            <w:r>
              <w:rPr>
                <w:rFonts w:ascii="Georgia" w:hAnsi="Georgia"/>
                <w:b/>
                <w:bCs/>
                <w:sz w:val="24"/>
                <w:szCs w:val="24"/>
              </w:rPr>
              <w:t xml:space="preserve"> (</w:t>
            </w:r>
            <w:r w:rsidRPr="00A16122">
              <w:rPr>
                <w:rFonts w:ascii="Georgia" w:hAnsi="Georgia"/>
                <w:sz w:val="24"/>
                <w:szCs w:val="24"/>
              </w:rPr>
              <w:t>mg kg</w:t>
            </w:r>
            <w:r w:rsidRPr="00A16122">
              <w:rPr>
                <w:sz w:val="24"/>
                <w:szCs w:val="24"/>
              </w:rPr>
              <w:t>⁻</w:t>
            </w:r>
            <w:r w:rsidRPr="00A16122">
              <w:rPr>
                <w:rFonts w:ascii="Georgia" w:hAnsi="Georgia"/>
                <w:sz w:val="24"/>
                <w:szCs w:val="24"/>
              </w:rPr>
              <w:t>¹)</w:t>
            </w:r>
          </w:p>
          <w:p w14:paraId="29AC4F8C" w14:textId="77777777" w:rsidR="00BA3A53" w:rsidRPr="002355F4" w:rsidRDefault="00BA3A53" w:rsidP="00AE2592">
            <w:pPr>
              <w:rPr>
                <w:rFonts w:ascii="Georgia" w:hAnsi="Georgia"/>
                <w:b/>
                <w:bCs/>
                <w:sz w:val="24"/>
                <w:szCs w:val="24"/>
              </w:rPr>
            </w:pPr>
            <w:r>
              <w:rPr>
                <w:rFonts w:ascii="Georgia" w:hAnsi="Georgia"/>
                <w:sz w:val="24"/>
                <w:szCs w:val="24"/>
              </w:rPr>
              <w:br/>
            </w:r>
            <w:r>
              <w:rPr>
                <w:rFonts w:ascii="Georgia" w:hAnsi="Georgia"/>
                <w:i/>
                <w:iCs/>
                <w:sz w:val="24"/>
                <w:szCs w:val="24"/>
              </w:rPr>
              <w:t>in its</w:t>
            </w:r>
            <w:r w:rsidRPr="002355F4">
              <w:rPr>
                <w:rFonts w:ascii="Georgia" w:hAnsi="Georgia"/>
                <w:i/>
                <w:iCs/>
                <w:sz w:val="24"/>
                <w:szCs w:val="24"/>
              </w:rPr>
              <w:t xml:space="preserve"> upper and lower bounds from first step</w:t>
            </w:r>
            <w:r w:rsidRPr="002355F4">
              <w:rPr>
                <w:rFonts w:ascii="Georgia" w:hAnsi="Georgia"/>
                <w:i/>
                <w:iCs/>
                <w:sz w:val="24"/>
                <w:szCs w:val="24"/>
              </w:rPr>
              <w:br/>
            </w:r>
          </w:p>
        </w:tc>
        <w:tc>
          <w:tcPr>
            <w:tcW w:w="1786" w:type="dxa"/>
          </w:tcPr>
          <w:p w14:paraId="527473B1" w14:textId="77777777" w:rsidR="00BA3A53" w:rsidRPr="00FB5BA3" w:rsidRDefault="00BA3A53" w:rsidP="00AE2592">
            <w:pPr>
              <w:rPr>
                <w:rFonts w:ascii="Georgia" w:hAnsi="Georgia"/>
                <w:i/>
                <w:iCs/>
                <w:sz w:val="24"/>
                <w:szCs w:val="24"/>
              </w:rPr>
            </w:pPr>
            <w:r w:rsidRPr="00FB5BA3">
              <w:rPr>
                <w:rFonts w:ascii="Georgia" w:hAnsi="Georgia"/>
                <w:i/>
                <w:iCs/>
                <w:sz w:val="24"/>
                <w:szCs w:val="24"/>
              </w:rPr>
              <w:t>multiply</w:t>
            </w:r>
          </w:p>
        </w:tc>
        <w:tc>
          <w:tcPr>
            <w:tcW w:w="2134" w:type="dxa"/>
          </w:tcPr>
          <w:p w14:paraId="5887323A" w14:textId="77777777" w:rsidR="00BA3A53" w:rsidRPr="003B6060" w:rsidRDefault="00BA3A53" w:rsidP="00AE2592">
            <w:pPr>
              <w:rPr>
                <w:rFonts w:ascii="Georgia" w:hAnsi="Georgia"/>
                <w:b/>
                <w:bCs/>
                <w:sz w:val="24"/>
                <w:szCs w:val="24"/>
              </w:rPr>
            </w:pPr>
            <w:r>
              <w:rPr>
                <w:rFonts w:ascii="Georgia" w:hAnsi="Georgia"/>
                <w:b/>
                <w:bCs/>
                <w:sz w:val="24"/>
                <w:szCs w:val="24"/>
              </w:rPr>
              <w:t xml:space="preserve">Total N (TN, </w:t>
            </w:r>
            <w:r w:rsidRPr="00A16122">
              <w:rPr>
                <w:rFonts w:ascii="Georgia" w:hAnsi="Georgia"/>
                <w:sz w:val="24"/>
                <w:szCs w:val="24"/>
              </w:rPr>
              <w:t>mg kg</w:t>
            </w:r>
            <w:r w:rsidRPr="00A16122">
              <w:rPr>
                <w:sz w:val="24"/>
                <w:szCs w:val="24"/>
              </w:rPr>
              <w:t>⁻</w:t>
            </w:r>
            <w:r w:rsidRPr="00A16122">
              <w:rPr>
                <w:rFonts w:ascii="Georgia" w:hAnsi="Georgia"/>
                <w:sz w:val="24"/>
                <w:szCs w:val="24"/>
              </w:rPr>
              <w:t>¹)</w:t>
            </w:r>
          </w:p>
        </w:tc>
        <w:tc>
          <w:tcPr>
            <w:tcW w:w="1202" w:type="dxa"/>
          </w:tcPr>
          <w:p w14:paraId="559ECE9C" w14:textId="77777777" w:rsidR="00BA3A53" w:rsidRDefault="00BA3A53" w:rsidP="00AE2592">
            <w:pPr>
              <w:rPr>
                <w:rFonts w:ascii="Georgia" w:hAnsi="Georgia"/>
                <w:color w:val="EE0000"/>
                <w:sz w:val="24"/>
                <w:szCs w:val="24"/>
                <w:highlight w:val="yellow"/>
              </w:rPr>
            </w:pPr>
          </w:p>
        </w:tc>
        <w:tc>
          <w:tcPr>
            <w:tcW w:w="2121" w:type="dxa"/>
          </w:tcPr>
          <w:p w14:paraId="486913F5" w14:textId="77777777" w:rsidR="00BA3A53" w:rsidRDefault="00BA3A53" w:rsidP="00AE2592">
            <w:pPr>
              <w:rPr>
                <w:rFonts w:ascii="Georgia" w:hAnsi="Georgia"/>
                <w:sz w:val="24"/>
                <w:szCs w:val="24"/>
              </w:rPr>
            </w:pPr>
            <w:r w:rsidRPr="00E3660D">
              <w:rPr>
                <w:rFonts w:ascii="Georgia" w:hAnsi="Georgia"/>
                <w:i/>
                <w:iCs/>
                <w:sz w:val="24"/>
                <w:szCs w:val="24"/>
              </w:rPr>
              <w:t>lower</w:t>
            </w:r>
            <w:r>
              <w:rPr>
                <w:rFonts w:ascii="Georgia" w:hAnsi="Georgia"/>
                <w:sz w:val="24"/>
                <w:szCs w:val="24"/>
              </w:rPr>
              <w:t xml:space="preserve">: </w:t>
            </w:r>
            <w:r w:rsidRPr="00E3660D">
              <w:rPr>
                <w:rFonts w:ascii="Georgia" w:hAnsi="Georgia"/>
                <w:sz w:val="24"/>
                <w:szCs w:val="24"/>
              </w:rPr>
              <w:t>1.03</w:t>
            </w:r>
          </w:p>
          <w:p w14:paraId="022F7D51" w14:textId="77777777" w:rsidR="00BA3A53" w:rsidRPr="00BB7D4D" w:rsidRDefault="00BA3A53" w:rsidP="00AE2592">
            <w:pPr>
              <w:rPr>
                <w:rFonts w:ascii="Georgia" w:hAnsi="Georgia"/>
                <w:sz w:val="24"/>
                <w:szCs w:val="24"/>
              </w:rPr>
            </w:pPr>
            <w:r w:rsidRPr="00E3660D">
              <w:rPr>
                <w:rFonts w:ascii="Georgia" w:hAnsi="Georgia"/>
                <w:i/>
                <w:iCs/>
                <w:sz w:val="24"/>
                <w:szCs w:val="24"/>
              </w:rPr>
              <w:t>upper</w:t>
            </w:r>
            <w:r>
              <w:rPr>
                <w:rFonts w:ascii="Georgia" w:hAnsi="Georgia"/>
                <w:sz w:val="24"/>
                <w:szCs w:val="24"/>
              </w:rPr>
              <w:t xml:space="preserve">: </w:t>
            </w:r>
            <w:r w:rsidRPr="00E3660D">
              <w:rPr>
                <w:rFonts w:ascii="Georgia" w:hAnsi="Georgia"/>
                <w:sz w:val="24"/>
                <w:szCs w:val="24"/>
              </w:rPr>
              <w:t>1.03</w:t>
            </w:r>
          </w:p>
        </w:tc>
      </w:tr>
      <w:tr w:rsidR="00BA3A53" w:rsidRPr="00A16122" w14:paraId="3AA169B2" w14:textId="77777777" w:rsidTr="00AE2592">
        <w:tc>
          <w:tcPr>
            <w:tcW w:w="0" w:type="auto"/>
            <w:vMerge/>
          </w:tcPr>
          <w:p w14:paraId="2CD04F7D" w14:textId="77777777" w:rsidR="00BA3A53" w:rsidRPr="002355F4" w:rsidRDefault="00BA3A53" w:rsidP="00AE2592">
            <w:pPr>
              <w:rPr>
                <w:rFonts w:ascii="Georgia" w:hAnsi="Georgia"/>
                <w:b/>
                <w:bCs/>
                <w:sz w:val="24"/>
                <w:szCs w:val="24"/>
              </w:rPr>
            </w:pPr>
          </w:p>
        </w:tc>
        <w:tc>
          <w:tcPr>
            <w:tcW w:w="1786" w:type="dxa"/>
          </w:tcPr>
          <w:p w14:paraId="4E8648B3" w14:textId="77777777" w:rsidR="00BA3A53" w:rsidRPr="00FB5BA3" w:rsidRDefault="00BA3A53" w:rsidP="00AE2592">
            <w:pPr>
              <w:rPr>
                <w:rFonts w:ascii="Georgia" w:hAnsi="Georgia"/>
                <w:i/>
                <w:iCs/>
                <w:sz w:val="24"/>
                <w:szCs w:val="24"/>
              </w:rPr>
            </w:pPr>
            <w:r w:rsidRPr="00FB5BA3">
              <w:rPr>
                <w:rFonts w:ascii="Georgia" w:hAnsi="Georgia"/>
                <w:i/>
                <w:iCs/>
                <w:sz w:val="24"/>
                <w:szCs w:val="24"/>
              </w:rPr>
              <w:t>multiply</w:t>
            </w:r>
          </w:p>
          <w:p w14:paraId="109FD026" w14:textId="77777777" w:rsidR="00BA3A53" w:rsidRDefault="00BA3A53" w:rsidP="00AE2592">
            <w:pPr>
              <w:rPr>
                <w:rFonts w:ascii="Georgia" w:hAnsi="Georgia"/>
                <w:sz w:val="24"/>
                <w:szCs w:val="24"/>
              </w:rPr>
            </w:pPr>
            <w:r>
              <w:rPr>
                <w:rFonts w:ascii="Georgia" w:hAnsi="Georgia"/>
                <w:sz w:val="24"/>
                <w:szCs w:val="24"/>
              </w:rPr>
              <w:t>(N</w:t>
            </w:r>
            <w:r>
              <w:rPr>
                <w:rFonts w:ascii="Georgia" w:hAnsi="Georgia"/>
                <w:sz w:val="24"/>
                <w:szCs w:val="24"/>
              </w:rPr>
              <w:t xml:space="preserve">. org as </w:t>
            </w:r>
            <w:r>
              <w:rPr>
                <w:rFonts w:ascii="Georgia" w:hAnsi="Georgia"/>
                <w:sz w:val="24"/>
                <w:szCs w:val="24"/>
              </w:rPr>
              <w:t>P</w:t>
            </w:r>
            <w:r>
              <w:rPr>
                <w:rFonts w:ascii="Georgia" w:hAnsi="Georgia"/>
                <w:sz w:val="24"/>
                <w:szCs w:val="24"/>
              </w:rPr>
              <w:t xml:space="preserve">. org </w:t>
            </w:r>
            <w:r w:rsidRPr="00A16122">
              <w:rPr>
                <w:rFonts w:ascii="Georgia" w:hAnsi="Georgia"/>
                <w:sz w:val="24"/>
                <w:szCs w:val="24"/>
              </w:rPr>
              <w:t>proxy</w:t>
            </w:r>
            <w:r>
              <w:rPr>
                <w:rFonts w:ascii="Georgia" w:hAnsi="Georgia"/>
                <w:sz w:val="24"/>
                <w:szCs w:val="24"/>
              </w:rPr>
              <w:t xml:space="preserve">; </w:t>
            </w:r>
            <w:r w:rsidRPr="00A16122">
              <w:rPr>
                <w:rFonts w:ascii="Georgia" w:hAnsi="Georgia"/>
                <w:sz w:val="24"/>
                <w:szCs w:val="24"/>
              </w:rPr>
              <w:t>bounded factor)</w:t>
            </w:r>
          </w:p>
        </w:tc>
        <w:tc>
          <w:tcPr>
            <w:tcW w:w="2134" w:type="dxa"/>
          </w:tcPr>
          <w:p w14:paraId="5E010277" w14:textId="77777777" w:rsidR="00BA3A53" w:rsidRDefault="00BA3A53" w:rsidP="00AE2592">
            <w:pPr>
              <w:rPr>
                <w:rFonts w:ascii="Georgia" w:hAnsi="Georgia"/>
                <w:b/>
                <w:bCs/>
                <w:sz w:val="24"/>
                <w:szCs w:val="24"/>
              </w:rPr>
            </w:pPr>
            <w:r w:rsidRPr="003B6060">
              <w:rPr>
                <w:rFonts w:ascii="Georgia" w:hAnsi="Georgia"/>
                <w:b/>
                <w:bCs/>
                <w:sz w:val="24"/>
                <w:szCs w:val="24"/>
              </w:rPr>
              <w:t>Soil organic P</w:t>
            </w:r>
          </w:p>
        </w:tc>
        <w:tc>
          <w:tcPr>
            <w:tcW w:w="1202" w:type="dxa"/>
          </w:tcPr>
          <w:p w14:paraId="67C88611" w14:textId="77777777" w:rsidR="00BA3A53" w:rsidRDefault="00BA3A53" w:rsidP="00AE2592">
            <w:pPr>
              <w:rPr>
                <w:rFonts w:ascii="Georgia" w:hAnsi="Georgia"/>
                <w:color w:val="EE0000"/>
                <w:sz w:val="24"/>
                <w:szCs w:val="24"/>
                <w:highlight w:val="yellow"/>
              </w:rPr>
            </w:pPr>
          </w:p>
        </w:tc>
        <w:tc>
          <w:tcPr>
            <w:tcW w:w="2121" w:type="dxa"/>
          </w:tcPr>
          <w:p w14:paraId="12CC172A" w14:textId="77777777" w:rsidR="00BA3A53" w:rsidRPr="00E3660D" w:rsidRDefault="00BA3A53" w:rsidP="00AE2592">
            <w:pPr>
              <w:rPr>
                <w:rFonts w:ascii="Georgia" w:hAnsi="Georgia"/>
                <w:i/>
                <w:iCs/>
                <w:sz w:val="24"/>
                <w:szCs w:val="24"/>
              </w:rPr>
            </w:pPr>
            <w:r w:rsidRPr="00A16122">
              <w:rPr>
                <w:rFonts w:ascii="Georgia" w:hAnsi="Georgia"/>
                <w:sz w:val="24"/>
                <w:szCs w:val="24"/>
              </w:rPr>
              <w:t>7–20% of TN</w:t>
            </w:r>
          </w:p>
        </w:tc>
      </w:tr>
      <w:tr w:rsidR="00BA3A53" w:rsidRPr="00A16122" w14:paraId="5A579B41" w14:textId="77777777" w:rsidTr="00AE2592">
        <w:tc>
          <w:tcPr>
            <w:tcW w:w="0" w:type="auto"/>
            <w:vMerge w:val="restart"/>
          </w:tcPr>
          <w:p w14:paraId="5D60976C" w14:textId="77777777" w:rsidR="00BA3A53" w:rsidRDefault="00BA3A53" w:rsidP="00AE2592">
            <w:pPr>
              <w:rPr>
                <w:rFonts w:ascii="Georgia" w:hAnsi="Georgia"/>
                <w:sz w:val="24"/>
                <w:szCs w:val="24"/>
              </w:rPr>
            </w:pPr>
            <w:r>
              <w:rPr>
                <w:rFonts w:ascii="Georgia" w:hAnsi="Georgia"/>
                <w:b/>
                <w:bCs/>
                <w:sz w:val="24"/>
                <w:szCs w:val="24"/>
              </w:rPr>
              <w:t>Total N</w:t>
            </w:r>
            <w:r>
              <w:rPr>
                <w:rFonts w:ascii="Georgia" w:hAnsi="Georgia"/>
                <w:sz w:val="24"/>
                <w:szCs w:val="24"/>
              </w:rPr>
              <w:br/>
            </w:r>
            <w:r w:rsidRPr="00A16122">
              <w:rPr>
                <w:rFonts w:ascii="Georgia" w:hAnsi="Georgia"/>
                <w:sz w:val="24"/>
                <w:szCs w:val="24"/>
              </w:rPr>
              <w:t>(</w:t>
            </w:r>
            <w:r w:rsidRPr="005005F5">
              <w:rPr>
                <w:rFonts w:ascii="Georgia" w:hAnsi="Georgia"/>
                <w:i/>
                <w:iCs/>
                <w:sz w:val="24"/>
                <w:szCs w:val="24"/>
              </w:rPr>
              <w:t>TN</w:t>
            </w:r>
            <w:r>
              <w:rPr>
                <w:rFonts w:ascii="Georgia" w:hAnsi="Georgia"/>
                <w:sz w:val="24"/>
                <w:szCs w:val="24"/>
              </w:rPr>
              <w:t xml:space="preserve">; </w:t>
            </w:r>
            <w:r w:rsidRPr="00A16122">
              <w:rPr>
                <w:rFonts w:ascii="Georgia" w:hAnsi="Georgia"/>
                <w:sz w:val="24"/>
                <w:szCs w:val="24"/>
              </w:rPr>
              <w:t>mg kg</w:t>
            </w:r>
            <w:r w:rsidRPr="00A16122">
              <w:rPr>
                <w:sz w:val="24"/>
                <w:szCs w:val="24"/>
              </w:rPr>
              <w:t>⁻</w:t>
            </w:r>
            <w:r w:rsidRPr="00A16122">
              <w:rPr>
                <w:rFonts w:ascii="Georgia" w:hAnsi="Georgia"/>
                <w:sz w:val="24"/>
                <w:szCs w:val="24"/>
              </w:rPr>
              <w:t>¹)</w:t>
            </w:r>
          </w:p>
          <w:p w14:paraId="5D9DE831" w14:textId="77777777" w:rsidR="00BA3A53" w:rsidRPr="002355F4" w:rsidRDefault="00BA3A53" w:rsidP="00AE2592">
            <w:pPr>
              <w:rPr>
                <w:rFonts w:ascii="Georgia" w:hAnsi="Georgia"/>
                <w:i/>
                <w:iCs/>
                <w:sz w:val="24"/>
                <w:szCs w:val="24"/>
              </w:rPr>
            </w:pPr>
          </w:p>
          <w:p w14:paraId="0DE19777" w14:textId="77777777" w:rsidR="00BA3A53" w:rsidRPr="00A16122" w:rsidRDefault="00BA3A53" w:rsidP="00AE2592">
            <w:pPr>
              <w:rPr>
                <w:rFonts w:ascii="Georgia" w:hAnsi="Georgia"/>
                <w:sz w:val="24"/>
                <w:szCs w:val="24"/>
              </w:rPr>
            </w:pPr>
          </w:p>
        </w:tc>
        <w:tc>
          <w:tcPr>
            <w:tcW w:w="1786" w:type="dxa"/>
            <w:vMerge w:val="restart"/>
          </w:tcPr>
          <w:p w14:paraId="227C66C8" w14:textId="77777777" w:rsidR="00BA3A53" w:rsidRPr="00FB5BA3" w:rsidRDefault="00BA3A53" w:rsidP="00AE2592">
            <w:pPr>
              <w:rPr>
                <w:rFonts w:ascii="Georgia" w:hAnsi="Georgia"/>
                <w:i/>
                <w:iCs/>
                <w:sz w:val="24"/>
                <w:szCs w:val="24"/>
              </w:rPr>
            </w:pPr>
            <w:r w:rsidRPr="00FB5BA3">
              <w:rPr>
                <w:rFonts w:ascii="Georgia" w:hAnsi="Georgia"/>
                <w:i/>
                <w:iCs/>
                <w:sz w:val="24"/>
                <w:szCs w:val="24"/>
              </w:rPr>
              <w:t>multiply</w:t>
            </w:r>
          </w:p>
          <w:p w14:paraId="197FC320" w14:textId="77777777" w:rsidR="00BA3A53" w:rsidRPr="00A16122" w:rsidRDefault="00BA3A53" w:rsidP="00AE2592">
            <w:pPr>
              <w:rPr>
                <w:rFonts w:ascii="Georgia" w:hAnsi="Georgia"/>
                <w:sz w:val="24"/>
                <w:szCs w:val="24"/>
              </w:rPr>
            </w:pPr>
          </w:p>
        </w:tc>
        <w:tc>
          <w:tcPr>
            <w:tcW w:w="2134" w:type="dxa"/>
          </w:tcPr>
          <w:p w14:paraId="556D6C81" w14:textId="77777777" w:rsidR="00BA3A53" w:rsidRPr="003B6060" w:rsidRDefault="00BA3A53" w:rsidP="00AE2592">
            <w:pPr>
              <w:rPr>
                <w:rFonts w:ascii="Georgia" w:hAnsi="Georgia"/>
                <w:b/>
                <w:bCs/>
                <w:sz w:val="24"/>
                <w:szCs w:val="24"/>
              </w:rPr>
            </w:pPr>
            <w:r w:rsidRPr="003B6060">
              <w:rPr>
                <w:rFonts w:ascii="Georgia" w:hAnsi="Georgia"/>
                <w:b/>
                <w:bCs/>
                <w:sz w:val="24"/>
                <w:szCs w:val="24"/>
              </w:rPr>
              <w:t>Soil organic N</w:t>
            </w:r>
          </w:p>
        </w:tc>
        <w:tc>
          <w:tcPr>
            <w:tcW w:w="1202" w:type="dxa"/>
          </w:tcPr>
          <w:p w14:paraId="61E86E72" w14:textId="77777777" w:rsidR="00BA3A53" w:rsidRPr="00A16122" w:rsidRDefault="00BA3A53" w:rsidP="00AE2592">
            <w:pPr>
              <w:rPr>
                <w:rFonts w:ascii="Georgia" w:hAnsi="Georgia"/>
                <w:color w:val="EE0000"/>
                <w:sz w:val="24"/>
                <w:szCs w:val="24"/>
                <w:highlight w:val="yellow"/>
              </w:rPr>
            </w:pPr>
          </w:p>
        </w:tc>
        <w:tc>
          <w:tcPr>
            <w:tcW w:w="2121" w:type="dxa"/>
          </w:tcPr>
          <w:p w14:paraId="2CE20699" w14:textId="77777777" w:rsidR="00BA3A53" w:rsidRDefault="00BA3A53" w:rsidP="00AE2592">
            <w:pPr>
              <w:rPr>
                <w:rFonts w:ascii="Georgia" w:hAnsi="Georgia"/>
                <w:sz w:val="24"/>
                <w:szCs w:val="24"/>
              </w:rPr>
            </w:pPr>
            <w:r w:rsidRPr="00E3660D">
              <w:rPr>
                <w:rFonts w:ascii="Georgia" w:hAnsi="Georgia"/>
                <w:i/>
                <w:iCs/>
                <w:sz w:val="24"/>
                <w:szCs w:val="24"/>
              </w:rPr>
              <w:t>lower</w:t>
            </w:r>
            <w:r>
              <w:rPr>
                <w:rFonts w:ascii="Georgia" w:hAnsi="Georgia"/>
                <w:sz w:val="24"/>
                <w:szCs w:val="24"/>
              </w:rPr>
              <w:t>: 0.97</w:t>
            </w:r>
          </w:p>
          <w:p w14:paraId="7623E6BB" w14:textId="77777777" w:rsidR="00BA3A53" w:rsidRPr="00A16122" w:rsidRDefault="00BA3A53" w:rsidP="00AE2592">
            <w:pPr>
              <w:rPr>
                <w:rFonts w:ascii="Georgia" w:hAnsi="Georgia"/>
                <w:sz w:val="24"/>
                <w:szCs w:val="24"/>
              </w:rPr>
            </w:pPr>
            <w:r w:rsidRPr="00E3660D">
              <w:rPr>
                <w:rFonts w:ascii="Georgia" w:hAnsi="Georgia"/>
                <w:i/>
                <w:iCs/>
                <w:sz w:val="24"/>
                <w:szCs w:val="24"/>
              </w:rPr>
              <w:t>upper</w:t>
            </w:r>
            <w:r>
              <w:rPr>
                <w:rFonts w:ascii="Georgia" w:hAnsi="Georgia"/>
                <w:sz w:val="24"/>
                <w:szCs w:val="24"/>
              </w:rPr>
              <w:t>: 0.97</w:t>
            </w:r>
          </w:p>
        </w:tc>
      </w:tr>
      <w:tr w:rsidR="00BA3A53" w:rsidRPr="00A16122" w14:paraId="54955BE3" w14:textId="77777777" w:rsidTr="00AE2592">
        <w:tc>
          <w:tcPr>
            <w:tcW w:w="0" w:type="auto"/>
            <w:vMerge/>
          </w:tcPr>
          <w:p w14:paraId="6DEBE840" w14:textId="77777777" w:rsidR="00BA3A53" w:rsidRPr="00A16122" w:rsidRDefault="00BA3A53" w:rsidP="00AE2592">
            <w:pPr>
              <w:rPr>
                <w:rFonts w:ascii="Georgia" w:hAnsi="Georgia"/>
                <w:sz w:val="24"/>
                <w:szCs w:val="24"/>
              </w:rPr>
            </w:pPr>
          </w:p>
        </w:tc>
        <w:tc>
          <w:tcPr>
            <w:tcW w:w="1786" w:type="dxa"/>
            <w:vMerge/>
          </w:tcPr>
          <w:p w14:paraId="0E39BEB6" w14:textId="77777777" w:rsidR="00BA3A53" w:rsidRPr="00A16122" w:rsidRDefault="00BA3A53" w:rsidP="00AE2592">
            <w:pPr>
              <w:rPr>
                <w:rFonts w:ascii="Georgia" w:hAnsi="Georgia"/>
                <w:sz w:val="24"/>
                <w:szCs w:val="24"/>
              </w:rPr>
            </w:pPr>
          </w:p>
        </w:tc>
        <w:tc>
          <w:tcPr>
            <w:tcW w:w="2134" w:type="dxa"/>
          </w:tcPr>
          <w:p w14:paraId="58560F7A" w14:textId="77777777" w:rsidR="00BA3A53" w:rsidRPr="003B6060" w:rsidRDefault="00BA3A53" w:rsidP="00AE2592">
            <w:pPr>
              <w:rPr>
                <w:rFonts w:ascii="Georgia" w:hAnsi="Georgia"/>
                <w:b/>
                <w:bCs/>
                <w:sz w:val="24"/>
                <w:szCs w:val="24"/>
              </w:rPr>
            </w:pPr>
            <w:r w:rsidRPr="003B6060">
              <w:rPr>
                <w:rFonts w:ascii="Georgia" w:hAnsi="Georgia"/>
                <w:b/>
                <w:bCs/>
                <w:sz w:val="24"/>
                <w:szCs w:val="24"/>
              </w:rPr>
              <w:t>Soil NO₃</w:t>
            </w:r>
            <w:r w:rsidRPr="003B6060">
              <w:rPr>
                <w:b/>
                <w:bCs/>
                <w:sz w:val="24"/>
                <w:szCs w:val="24"/>
              </w:rPr>
              <w:t>⁻</w:t>
            </w:r>
          </w:p>
        </w:tc>
        <w:tc>
          <w:tcPr>
            <w:tcW w:w="1202" w:type="dxa"/>
          </w:tcPr>
          <w:p w14:paraId="789CA078" w14:textId="77777777" w:rsidR="00BA3A53" w:rsidRPr="00A16122" w:rsidRDefault="00BA3A53" w:rsidP="00AE2592">
            <w:pPr>
              <w:rPr>
                <w:rFonts w:ascii="Georgia" w:hAnsi="Georgia"/>
                <w:color w:val="EE0000"/>
                <w:sz w:val="24"/>
                <w:szCs w:val="24"/>
                <w:highlight w:val="yellow"/>
              </w:rPr>
            </w:pPr>
          </w:p>
        </w:tc>
        <w:tc>
          <w:tcPr>
            <w:tcW w:w="2121" w:type="dxa"/>
          </w:tcPr>
          <w:p w14:paraId="2BC5240A" w14:textId="77777777" w:rsidR="00BA3A53" w:rsidRDefault="00BA3A53" w:rsidP="00AE2592">
            <w:pPr>
              <w:rPr>
                <w:rFonts w:ascii="Georgia" w:hAnsi="Georgia"/>
                <w:sz w:val="24"/>
                <w:szCs w:val="24"/>
              </w:rPr>
            </w:pPr>
            <w:r w:rsidRPr="00E3660D">
              <w:rPr>
                <w:rFonts w:ascii="Georgia" w:hAnsi="Georgia"/>
                <w:i/>
                <w:iCs/>
                <w:sz w:val="24"/>
                <w:szCs w:val="24"/>
              </w:rPr>
              <w:t>lower</w:t>
            </w:r>
            <w:r>
              <w:rPr>
                <w:rFonts w:ascii="Georgia" w:hAnsi="Georgia"/>
                <w:sz w:val="24"/>
                <w:szCs w:val="24"/>
              </w:rPr>
              <w:t>: 0</w:t>
            </w:r>
            <w:r w:rsidRPr="00E3660D">
              <w:rPr>
                <w:rFonts w:ascii="Georgia" w:hAnsi="Georgia"/>
                <w:sz w:val="24"/>
                <w:szCs w:val="24"/>
              </w:rPr>
              <w:t>.03</w:t>
            </w:r>
          </w:p>
          <w:p w14:paraId="450464A1" w14:textId="77777777" w:rsidR="00BA3A53" w:rsidRPr="00A16122" w:rsidRDefault="00BA3A53" w:rsidP="00AE2592">
            <w:pPr>
              <w:rPr>
                <w:rFonts w:ascii="Georgia" w:hAnsi="Georgia"/>
                <w:sz w:val="24"/>
                <w:szCs w:val="24"/>
              </w:rPr>
            </w:pPr>
            <w:r w:rsidRPr="00E3660D">
              <w:rPr>
                <w:rFonts w:ascii="Georgia" w:hAnsi="Georgia"/>
                <w:i/>
                <w:iCs/>
                <w:sz w:val="24"/>
                <w:szCs w:val="24"/>
              </w:rPr>
              <w:t>upper</w:t>
            </w:r>
            <w:r>
              <w:rPr>
                <w:rFonts w:ascii="Georgia" w:hAnsi="Georgia"/>
                <w:sz w:val="24"/>
                <w:szCs w:val="24"/>
              </w:rPr>
              <w:t>: 0</w:t>
            </w:r>
            <w:r w:rsidRPr="00E3660D">
              <w:rPr>
                <w:rFonts w:ascii="Georgia" w:hAnsi="Georgia"/>
                <w:sz w:val="24"/>
                <w:szCs w:val="24"/>
              </w:rPr>
              <w:t>.03</w:t>
            </w:r>
          </w:p>
        </w:tc>
      </w:tr>
      <w:tr w:rsidR="00BA3A53" w:rsidRPr="00A16122" w14:paraId="0CF94F7B" w14:textId="77777777" w:rsidTr="00AE2592">
        <w:tc>
          <w:tcPr>
            <w:tcW w:w="0" w:type="auto"/>
          </w:tcPr>
          <w:p w14:paraId="00F306C9" w14:textId="77777777" w:rsidR="00BA3A53" w:rsidRPr="00A16122" w:rsidRDefault="00BA3A53" w:rsidP="00AE2592">
            <w:pPr>
              <w:rPr>
                <w:rFonts w:ascii="Georgia" w:hAnsi="Georgia"/>
                <w:sz w:val="24"/>
                <w:szCs w:val="24"/>
              </w:rPr>
            </w:pPr>
            <w:r w:rsidRPr="00A16122">
              <w:rPr>
                <w:rFonts w:ascii="Georgia" w:hAnsi="Georgia"/>
                <w:sz w:val="24"/>
                <w:szCs w:val="24"/>
              </w:rPr>
              <w:t>Olsen-P (mg kg</w:t>
            </w:r>
            <w:r w:rsidRPr="00A16122">
              <w:rPr>
                <w:sz w:val="24"/>
                <w:szCs w:val="24"/>
              </w:rPr>
              <w:t>⁻</w:t>
            </w:r>
            <w:r w:rsidRPr="00A16122">
              <w:rPr>
                <w:rFonts w:ascii="Georgia" w:hAnsi="Georgia"/>
                <w:sz w:val="24"/>
                <w:szCs w:val="24"/>
              </w:rPr>
              <w:t>¹ as P)</w:t>
            </w:r>
          </w:p>
        </w:tc>
        <w:tc>
          <w:tcPr>
            <w:tcW w:w="1786" w:type="dxa"/>
          </w:tcPr>
          <w:p w14:paraId="0657EF0A" w14:textId="77777777" w:rsidR="00BA3A53" w:rsidRPr="00FB5BA3" w:rsidRDefault="00BA3A53" w:rsidP="00AE2592">
            <w:pPr>
              <w:rPr>
                <w:rFonts w:ascii="Georgia" w:hAnsi="Georgia"/>
                <w:i/>
                <w:iCs/>
                <w:sz w:val="24"/>
                <w:szCs w:val="24"/>
              </w:rPr>
            </w:pPr>
            <w:r w:rsidRPr="00FB5BA3">
              <w:rPr>
                <w:rFonts w:ascii="Georgia" w:hAnsi="Georgia"/>
                <w:i/>
                <w:iCs/>
                <w:sz w:val="24"/>
                <w:szCs w:val="24"/>
              </w:rPr>
              <w:t>multiply</w:t>
            </w:r>
          </w:p>
          <w:p w14:paraId="767A17F1" w14:textId="77777777" w:rsidR="00BA3A53" w:rsidRPr="00A16122" w:rsidRDefault="00BA3A53" w:rsidP="00AE2592">
            <w:pPr>
              <w:rPr>
                <w:rFonts w:ascii="Georgia" w:hAnsi="Georgia"/>
                <w:sz w:val="24"/>
                <w:szCs w:val="24"/>
              </w:rPr>
            </w:pPr>
            <w:r>
              <w:rPr>
                <w:rFonts w:ascii="Georgia" w:hAnsi="Georgia"/>
                <w:sz w:val="24"/>
                <w:szCs w:val="24"/>
              </w:rPr>
              <w:t>(O.-P</w:t>
            </w:r>
            <w:r w:rsidRPr="00A16122">
              <w:rPr>
                <w:rFonts w:ascii="Georgia" w:hAnsi="Georgia"/>
                <w:sz w:val="24"/>
                <w:szCs w:val="24"/>
              </w:rPr>
              <w:t xml:space="preserve"> to labile pool</w:t>
            </w:r>
          </w:p>
        </w:tc>
        <w:tc>
          <w:tcPr>
            <w:tcW w:w="2134" w:type="dxa"/>
          </w:tcPr>
          <w:p w14:paraId="44F55E90" w14:textId="77777777" w:rsidR="00BA3A53" w:rsidRPr="003B6060" w:rsidRDefault="00BA3A53" w:rsidP="00AE2592">
            <w:pPr>
              <w:rPr>
                <w:rFonts w:ascii="Georgia" w:hAnsi="Georgia"/>
                <w:b/>
                <w:bCs/>
                <w:sz w:val="24"/>
                <w:szCs w:val="24"/>
              </w:rPr>
            </w:pPr>
            <w:r w:rsidRPr="003B6060">
              <w:rPr>
                <w:rFonts w:ascii="Georgia" w:hAnsi="Georgia"/>
                <w:b/>
                <w:bCs/>
                <w:sz w:val="24"/>
                <w:szCs w:val="24"/>
              </w:rPr>
              <w:t>Soil labile P</w:t>
            </w:r>
          </w:p>
        </w:tc>
        <w:tc>
          <w:tcPr>
            <w:tcW w:w="1202" w:type="dxa"/>
          </w:tcPr>
          <w:p w14:paraId="14398505" w14:textId="77777777" w:rsidR="00BA3A53" w:rsidRPr="00A16122" w:rsidRDefault="00BA3A53" w:rsidP="00AE2592">
            <w:pPr>
              <w:rPr>
                <w:rFonts w:ascii="Georgia" w:hAnsi="Georgia"/>
                <w:color w:val="EE0000"/>
                <w:sz w:val="24"/>
                <w:szCs w:val="24"/>
                <w:highlight w:val="yellow"/>
              </w:rPr>
            </w:pPr>
          </w:p>
        </w:tc>
        <w:tc>
          <w:tcPr>
            <w:tcW w:w="2121" w:type="dxa"/>
          </w:tcPr>
          <w:p w14:paraId="7DB0C7F6" w14:textId="77777777" w:rsidR="00BA3A53" w:rsidRPr="00A16122" w:rsidRDefault="00BA3A53" w:rsidP="00AE2592">
            <w:pPr>
              <w:rPr>
                <w:rFonts w:ascii="Georgia" w:hAnsi="Georgia"/>
                <w:sz w:val="24"/>
                <w:szCs w:val="24"/>
              </w:rPr>
            </w:pPr>
            <w:r w:rsidRPr="00A16122">
              <w:rPr>
                <w:rFonts w:ascii="Georgia" w:hAnsi="Georgia"/>
                <w:sz w:val="24"/>
                <w:szCs w:val="24"/>
              </w:rPr>
              <w:t>1×–5× O</w:t>
            </w:r>
            <w:r>
              <w:rPr>
                <w:rFonts w:ascii="Georgia" w:hAnsi="Georgia"/>
                <w:sz w:val="24"/>
                <w:szCs w:val="24"/>
              </w:rPr>
              <w:t>.-</w:t>
            </w:r>
            <w:r w:rsidRPr="00A16122">
              <w:rPr>
                <w:rFonts w:ascii="Georgia" w:hAnsi="Georgia"/>
                <w:sz w:val="24"/>
                <w:szCs w:val="24"/>
              </w:rPr>
              <w:t>P</w:t>
            </w:r>
          </w:p>
          <w:p w14:paraId="01F41C96" w14:textId="77777777" w:rsidR="00BA3A53" w:rsidRPr="00A16122" w:rsidRDefault="00BA3A53" w:rsidP="00AE2592">
            <w:pPr>
              <w:rPr>
                <w:rFonts w:ascii="Georgia" w:hAnsi="Georgia"/>
                <w:sz w:val="24"/>
                <w:szCs w:val="24"/>
              </w:rPr>
            </w:pPr>
          </w:p>
        </w:tc>
      </w:tr>
    </w:tbl>
    <w:p w14:paraId="536AE2DF" w14:textId="77777777" w:rsidR="00BA3A53" w:rsidRPr="009313EF" w:rsidDel="00484DB8" w:rsidRDefault="00BA3A53" w:rsidP="00BA3A53">
      <w:pPr>
        <w:rPr>
          <w:del w:id="31" w:author="Konstantin Pascal Walter" w:date="2026-05-04T22:30:00Z" w16du:dateUtc="2026-05-04T20:30:00Z"/>
          <w:lang w:val="en-US"/>
        </w:rPr>
      </w:pPr>
    </w:p>
    <w:p w14:paraId="468E76E5" w14:textId="77777777" w:rsidR="00BA3A53" w:rsidRPr="00833924" w:rsidRDefault="00BA3A53" w:rsidP="00BA3A53">
      <w:pPr>
        <w:pStyle w:val="Heading3"/>
        <w:rPr>
          <w:rFonts w:ascii="Georgia" w:hAnsi="Georgia"/>
          <w:b/>
          <w:sz w:val="24"/>
          <w:szCs w:val="24"/>
        </w:rPr>
      </w:pPr>
      <w:bookmarkStart w:id="32" w:name="_Toc209674305"/>
      <w:bookmarkStart w:id="33" w:name="_Toc209034764"/>
      <w:bookmarkEnd w:id="22"/>
      <w:bookmarkEnd w:id="29"/>
      <w:bookmarkEnd w:id="30"/>
      <w:r>
        <w:rPr>
          <w:rFonts w:ascii="Georgia" w:hAnsi="Georgia"/>
          <w:b/>
          <w:sz w:val="24"/>
          <w:szCs w:val="24"/>
        </w:rPr>
        <w:t xml:space="preserve">Validation: </w:t>
      </w:r>
      <w:r w:rsidRPr="00833924">
        <w:rPr>
          <w:rFonts w:ascii="Georgia" w:hAnsi="Georgia"/>
          <w:b/>
          <w:sz w:val="24"/>
          <w:szCs w:val="24"/>
        </w:rPr>
        <w:t>River water quality data</w:t>
      </w:r>
      <w:bookmarkEnd w:id="32"/>
    </w:p>
    <w:p w14:paraId="6273FD57" w14:textId="77777777" w:rsidR="00BA3A53" w:rsidRDefault="00BA3A53" w:rsidP="00BA3A53">
      <w:pPr>
        <w:rPr>
          <w:rFonts w:eastAsia="Times New Roman" w:cs="Times New Roman"/>
          <w:kern w:val="0"/>
          <w:lang w:val="en-US" w:eastAsia="es-ES"/>
        </w:rPr>
      </w:pPr>
      <w:r>
        <w:tab/>
        <w:t>R</w:t>
      </w:r>
      <w:r w:rsidRPr="00842928">
        <w:t xml:space="preserve">iver water quality in the Upper Genil River Basin (UGRB) is routinely monitored by the </w:t>
      </w:r>
      <w:r>
        <w:t>Water Authorities</w:t>
      </w:r>
      <w:r w:rsidRPr="00842928">
        <w:t xml:space="preserve"> (</w:t>
      </w:r>
      <w:r>
        <w:t>Confederación Hidrográfica del Guadalquivir</w:t>
      </w:r>
      <w:r w:rsidRPr="00842928">
        <w:t>) to ensure compliance with the requirements of the EU</w:t>
      </w:r>
      <w:r>
        <w:t xml:space="preserve"> Water Framework Directive (WF</w:t>
      </w:r>
      <w:r w:rsidRPr="004206D3">
        <w:t>D</w:t>
      </w:r>
      <w:commentRangeStart w:id="34"/>
      <w:r w:rsidRPr="004206D3">
        <w:t xml:space="preserve">). </w:t>
      </w:r>
      <w:r w:rsidRPr="003E6409">
        <w:rPr>
          <w:highlight w:val="cyan"/>
        </w:rPr>
        <w:t>Data from the official monitoring program were provided by the central office for Water Quality Control (Comisaria de Aguas)</w:t>
      </w:r>
      <w:r>
        <w:t xml:space="preserve"> </w:t>
      </w:r>
      <w:commentRangeEnd w:id="34"/>
      <w:r>
        <w:rPr>
          <w:rStyle w:val="CommentReference"/>
          <w:sz w:val="22"/>
          <w:szCs w:val="22"/>
        </w:rPr>
        <w:commentReference w:id="34"/>
      </w:r>
      <w:r>
        <w:t xml:space="preserve">of CHG and were used for comparison with the model predictions. </w:t>
      </w:r>
      <w:r w:rsidRPr="00A16122">
        <w:t xml:space="preserve">Comparable WFD datasets for </w:t>
      </w:r>
      <w:r w:rsidRPr="00A16122">
        <w:lastRenderedPageBreak/>
        <w:t xml:space="preserve">Spanish basins are publicly accessible through the national open-data catalogue at </w:t>
      </w:r>
      <w:r w:rsidRPr="00842928">
        <w:rPr>
          <w:color w:val="0000FF"/>
          <w:u w:val="single"/>
        </w:rPr>
        <w:t>https://</w:t>
      </w:r>
      <w:hyperlink r:id="rId16" w:tgtFrame="_new" w:history="1">
        <w:r w:rsidRPr="00842928">
          <w:rPr>
            <w:color w:val="0000FF"/>
            <w:u w:val="single"/>
          </w:rPr>
          <w:t>datos.gob.es</w:t>
        </w:r>
      </w:hyperlink>
      <w:r w:rsidRPr="00842928">
        <w:rPr>
          <w:color w:val="0000FF"/>
          <w:u w:val="single"/>
        </w:rPr>
        <w:t>/</w:t>
      </w:r>
      <w:r w:rsidRPr="00A16122">
        <w:t>.</w:t>
      </w:r>
      <w:r>
        <w:t xml:space="preserve"> </w:t>
      </w:r>
      <w:r w:rsidRPr="00A16122">
        <w:t xml:space="preserve">The WFD monitoring programmes combine surveillance, operational, and investigative components. Their design specifies the monitoring stations, quality elements, indices, and frequencies, and is revised on a six-year cycle. </w:t>
      </w:r>
      <w:r w:rsidRPr="00842928">
        <w:rPr>
          <w:rFonts w:eastAsia="Times New Roman" w:cs="Times New Roman"/>
          <w:kern w:val="0"/>
          <w:lang w:val="en-US" w:eastAsia="es-ES"/>
        </w:rPr>
        <w:t>The sampling frequencies at which the data are available are suitable for ecological status assessments; however, they are insufficient for direct load estimation.</w:t>
      </w:r>
    </w:p>
    <w:p w14:paraId="16CADDC1" w14:textId="77777777" w:rsidR="00BA3A53" w:rsidRPr="009E74CA" w:rsidRDefault="00BA3A53" w:rsidP="00BA3A53">
      <w:r w:rsidRPr="002E6231">
        <w:t>The observational dataset includes, among others, concentration records for Total Phosphorus (mg P/l), Phosphate (mg PO4/l), Total Nitrogen (mg N/l), Kjeldahl Nitrogen (mg N/l), Nitrate (mg NO3/l), Nitrite (mg NO2/l), Ammonium (mg NH4/l), and 5-day Biochemical Oxygen Demand (mg O2/l) as an organic-load indicator (CBOD/BOD proxy).</w:t>
      </w:r>
      <w:r>
        <w:rPr>
          <w:noProof/>
        </w:rPr>
        <w:drawing>
          <wp:inline distT="0" distB="0" distL="0" distR="0" wp14:anchorId="0F90A2C8" wp14:editId="3AC19AE3">
            <wp:extent cx="5760720" cy="4807963"/>
            <wp:effectExtent l="0" t="0" r="0" b="0"/>
            <wp:docPr id="872457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7212"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760720" cy="4807963"/>
                    </a:xfrm>
                    <a:prstGeom prst="rect">
                      <a:avLst/>
                    </a:prstGeom>
                    <a:noFill/>
                    <a:ln>
                      <a:noFill/>
                    </a:ln>
                  </pic:spPr>
                </pic:pic>
              </a:graphicData>
            </a:graphic>
          </wp:inline>
        </w:drawing>
      </w:r>
      <w:r>
        <w:t xml:space="preserve">Figure 7: MDA </w:t>
      </w:r>
      <w:r w:rsidRPr="00E94850">
        <w:t xml:space="preserve">monitoring </w:t>
      </w:r>
      <w:r>
        <w:t xml:space="preserve">locations within Cubillas. Close stations were grouped under their higher order station number. </w:t>
      </w:r>
      <w:r w:rsidRPr="00FC5A15">
        <w:rPr>
          <w:lang w:val="es-ES"/>
        </w:rPr>
        <w:t>The 30304</w:t>
      </w:r>
      <w:r w:rsidRPr="00FC5A15">
        <w:rPr>
          <w:noProof/>
          <w:lang w:val="es-ES"/>
        </w:rPr>
        <w:t xml:space="preserve"> group (30304 &amp; 30304_2) was identfied as best for model validation.</w:t>
      </w:r>
    </w:p>
    <w:p w14:paraId="7FAA0535" w14:textId="77777777" w:rsidR="00BA3A53" w:rsidRPr="00F555FC" w:rsidRDefault="00BA3A53" w:rsidP="00BA3A53">
      <w:pPr>
        <w:rPr>
          <w:lang w:val="es-ES"/>
        </w:rPr>
      </w:pPr>
      <w:commentRangeStart w:id="35"/>
      <w:commentRangeStart w:id="36"/>
      <w:r w:rsidRPr="008940C7">
        <w:rPr>
          <w:highlight w:val="yellow"/>
          <w:lang w:val="es-ES"/>
        </w:rPr>
        <w:t>En esta cuenca, creo que además deberías indicar el trasvase de agua desde Colomear y el manantial de Deifontes desde el que sale agua fuera de la cuenca. Podríamos indicar usos de suelo, por ejemplo, también (e incluso zonas de riego). Hay mucha informaión que luego usamos, y que no incluyes en el mapa.</w:t>
      </w:r>
      <w:commentRangeEnd w:id="35"/>
      <w:r w:rsidRPr="00F555FC">
        <w:rPr>
          <w:rStyle w:val="CommentReference"/>
          <w:sz w:val="22"/>
          <w:szCs w:val="22"/>
          <w:lang w:val="es-ES"/>
        </w:rPr>
        <w:commentReference w:id="35"/>
      </w:r>
      <w:commentRangeEnd w:id="36"/>
      <w:r w:rsidR="001E49F4" w:rsidRPr="00F555FC">
        <w:rPr>
          <w:rStyle w:val="CommentReference"/>
          <w:sz w:val="22"/>
          <w:szCs w:val="22"/>
          <w:lang w:val="es-ES"/>
        </w:rPr>
        <w:commentReference w:id="36"/>
      </w:r>
    </w:p>
    <w:p w14:paraId="3896C920" w14:textId="77777777" w:rsidR="00BA3A53" w:rsidRPr="00F82359" w:rsidRDefault="00BA3A53" w:rsidP="00BA3A53">
      <w:pPr>
        <w:rPr>
          <w:rFonts w:eastAsia="Times New Roman" w:cs="Times New Roman"/>
          <w:kern w:val="0"/>
          <w:lang w:val="en-US" w:eastAsia="es-ES"/>
        </w:rPr>
      </w:pPr>
      <w:r>
        <w:rPr>
          <w:rFonts w:eastAsia="Times New Roman" w:cs="Times New Roman"/>
          <w:kern w:val="0"/>
          <w:lang w:val="en-US" w:eastAsia="es-ES"/>
        </w:rPr>
        <w:t xml:space="preserve">The </w:t>
      </w:r>
      <w:r w:rsidRPr="00E94850">
        <w:rPr>
          <w:lang w:val="en-US"/>
        </w:rPr>
        <w:t>monitoring</w:t>
      </w:r>
      <w:r w:rsidRPr="00882B3C">
        <w:rPr>
          <w:b/>
          <w:bCs/>
          <w:lang w:val="en-US"/>
        </w:rPr>
        <w:t xml:space="preserve"> </w:t>
      </w:r>
      <w:r w:rsidRPr="00F82359">
        <w:t>network (see Fig. 7) includes three sampling points within Cubillas reservoir (30303-O</w:t>
      </w:r>
      <w:r w:rsidRPr="00F82359">
        <w:rPr>
          <w:color w:val="000000" w:themeColor="text1"/>
        </w:rPr>
        <w:t xml:space="preserve">, 30303-C, 30303B). These were not used for validation, given that nutrient dynamics in </w:t>
      </w:r>
      <w:r w:rsidRPr="00F82359">
        <w:rPr>
          <w:color w:val="000000" w:themeColor="text1"/>
        </w:rPr>
        <w:lastRenderedPageBreak/>
        <w:t>lakes and reservoirs, under stratified conditions, are not simulated correctly in SWAT.</w:t>
      </w:r>
      <w:r w:rsidRPr="00F82359">
        <w:rPr>
          <w:rFonts w:eastAsia="Times New Roman" w:cs="Times New Roman"/>
          <w:color w:val="000000" w:themeColor="text1"/>
          <w:kern w:val="0"/>
          <w:lang w:val="en-US" w:eastAsia="es-ES"/>
        </w:rPr>
        <w:t xml:space="preserve"> </w:t>
      </w:r>
      <w:r w:rsidRPr="00F82359">
        <w:rPr>
          <w:color w:val="000000" w:themeColor="text1"/>
          <w:lang w:val="en-US"/>
        </w:rPr>
        <w:t>No valid observations within the 1981–2020 study period were present for stations 30300, 30299</w:t>
      </w:r>
      <w:r w:rsidRPr="00F82359">
        <w:rPr>
          <w:lang w:val="en-US"/>
        </w:rPr>
        <w:t xml:space="preserve">, and 30298; </w:t>
      </w:r>
    </w:p>
    <w:p w14:paraId="0BAEA8AB" w14:textId="77777777" w:rsidR="00BA3A53" w:rsidRPr="00F82359" w:rsidRDefault="00BA3A53" w:rsidP="00BA3A53">
      <w:pPr>
        <w:rPr>
          <w:rFonts w:eastAsia="Times New Roman" w:cs="Times New Roman"/>
          <w:kern w:val="0"/>
          <w:lang w:val="en-US" w:eastAsia="es-ES"/>
        </w:rPr>
      </w:pPr>
      <w:r w:rsidRPr="00F82359">
        <w:t xml:space="preserve">While 30309 has only very recent data, 30101 has a relatively high temporal width and resolution (much of the reported data is below detection limit though) and despite it being further upstream, might warrant future consideration. (See Table 3). </w:t>
      </w:r>
      <w:r w:rsidRPr="00F82359">
        <w:rPr>
          <w:lang w:val="en-US"/>
        </w:rPr>
        <w:t>Total Nitrogen (TN) records were available only from March 2020 onward at all stations and therefore fall outside the modelling period</w:t>
      </w:r>
    </w:p>
    <w:p w14:paraId="46896C02" w14:textId="77777777" w:rsidR="00BA3A53" w:rsidRPr="00B73BF5" w:rsidRDefault="00BA3A53" w:rsidP="00BA3A53">
      <w:pPr>
        <w:rPr>
          <w:highlight w:val="yellow"/>
          <w:lang w:val="en-US"/>
        </w:rPr>
      </w:pPr>
      <w:r w:rsidRPr="00F82359">
        <w:rPr>
          <w:rFonts w:eastAsia="Times New Roman" w:cs="Times New Roman"/>
          <w:kern w:val="0"/>
          <w:lang w:val="en-US" w:eastAsia="es-ES"/>
        </w:rPr>
        <w:t>As closest to the reservoir and thus capturing most of the modeled basin’s dynamics, for validation we chose the stations 30304 and 30304_2, both in subbasin 13 (see Fig. 7, green</w:t>
      </w:r>
      <w:r>
        <w:rPr>
          <w:rFonts w:eastAsia="Times New Roman" w:cs="Times New Roman"/>
          <w:kern w:val="0"/>
          <w:lang w:val="en-US" w:eastAsia="es-ES"/>
        </w:rPr>
        <w:t xml:space="preserve"> colored) and close to each </w:t>
      </w:r>
      <w:r w:rsidRPr="006C41BC">
        <w:rPr>
          <w:rFonts w:eastAsia="Times New Roman" w:cs="Times New Roman"/>
          <w:kern w:val="0"/>
          <w:lang w:val="en-US" w:eastAsia="es-ES"/>
        </w:rPr>
        <w:t>other (approx. 500 m apart).</w:t>
      </w:r>
      <w:r>
        <w:rPr>
          <w:rFonts w:eastAsia="Times New Roman" w:cs="Times New Roman"/>
          <w:kern w:val="0"/>
          <w:lang w:val="en-US" w:eastAsia="es-ES"/>
        </w:rPr>
        <w:t xml:space="preserve"> </w:t>
      </w:r>
      <w:r w:rsidRPr="00B73BF5">
        <w:rPr>
          <w:rFonts w:eastAsia="Times New Roman" w:cs="Times New Roman"/>
          <w:kern w:val="0"/>
          <w:highlight w:val="yellow"/>
          <w:lang w:val="en-US" w:eastAsia="es-ES"/>
        </w:rPr>
        <w:t>Both sites are located downstream of major diversion infrastructures, as such these stations may not perfectly reflect concentrations under undisturbed conditions, as simulated in SWAT.</w:t>
      </w:r>
      <w:r w:rsidRPr="00485F02">
        <w:rPr>
          <w:rFonts w:eastAsia="Times New Roman" w:cs="Times New Roman"/>
          <w:kern w:val="0"/>
          <w:lang w:val="en-US" w:eastAsia="es-ES"/>
        </w:rPr>
        <w:t xml:space="preserve"> </w:t>
      </w:r>
    </w:p>
    <w:p w14:paraId="210151EF" w14:textId="77777777" w:rsidR="00BA3A53" w:rsidRDefault="00BA3A53" w:rsidP="00BA3A53">
      <w:pPr>
        <w:rPr>
          <w:lang w:val="en-US"/>
        </w:rPr>
      </w:pPr>
      <w:r w:rsidRPr="00AD14B4">
        <w:rPr>
          <w:lang w:val="en-US"/>
        </w:rPr>
        <w:t xml:space="preserve">Measured total phosphorus (TP) concentrations and measured Kjeldahl nitrogen (TKN) plus nitrate (NO3) concentrations, used here as an estimate of total nitrogen (TN), were compared with simulated TP and TN concentrations at reach 13. Simulated concentrations were derived from daily loads reported in the </w:t>
      </w:r>
      <w:r w:rsidRPr="000C5A12">
        <w:rPr>
          <w:i/>
          <w:iCs/>
          <w:lang w:val="en-US"/>
        </w:rPr>
        <w:t>.rch</w:t>
      </w:r>
      <w:r w:rsidRPr="00AD14B4">
        <w:rPr>
          <w:lang w:val="en-US"/>
        </w:rPr>
        <w:t xml:space="preserve"> output files (kg day</w:t>
      </w:r>
      <w:r w:rsidRPr="00AD14B4">
        <w:rPr>
          <w:rFonts w:ascii="Cambria Math" w:hAnsi="Cambria Math" w:cs="Cambria Math"/>
          <w:lang w:val="en-US"/>
        </w:rPr>
        <w:t>⁻</w:t>
      </w:r>
      <w:r w:rsidRPr="00AD14B4">
        <w:rPr>
          <w:rFonts w:cs="Georgia"/>
          <w:lang w:val="en-US"/>
        </w:rPr>
        <w:t>¹</w:t>
      </w:r>
      <w:r w:rsidRPr="00AD14B4">
        <w:rPr>
          <w:lang w:val="en-US"/>
        </w:rPr>
        <w:t>) divided by simulated daily flow (m</w:t>
      </w:r>
      <w:r w:rsidRPr="00AD14B4">
        <w:rPr>
          <w:rFonts w:cs="Georgia"/>
          <w:lang w:val="en-US"/>
        </w:rPr>
        <w:t>³</w:t>
      </w:r>
      <w:r w:rsidRPr="00AD14B4">
        <w:rPr>
          <w:lang w:val="en-US"/>
        </w:rPr>
        <w:t xml:space="preserve"> day</w:t>
      </w:r>
      <w:r w:rsidRPr="00AD14B4">
        <w:rPr>
          <w:rFonts w:ascii="Cambria Math" w:hAnsi="Cambria Math" w:cs="Cambria Math"/>
          <w:lang w:val="en-US"/>
        </w:rPr>
        <w:t>⁻</w:t>
      </w:r>
      <w:r w:rsidRPr="00AD14B4">
        <w:rPr>
          <w:rFonts w:cs="Georgia"/>
          <w:lang w:val="en-US"/>
        </w:rPr>
        <w:t>¹</w:t>
      </w:r>
      <w:r w:rsidRPr="00AD14B4">
        <w:rPr>
          <w:lang w:val="en-US"/>
        </w:rPr>
        <w:t>), yielding concentrations in mg L</w:t>
      </w:r>
      <w:r w:rsidRPr="00AD14B4">
        <w:rPr>
          <w:rFonts w:ascii="Cambria Math" w:hAnsi="Cambria Math" w:cs="Cambria Math"/>
          <w:lang w:val="en-US"/>
        </w:rPr>
        <w:t>⁻</w:t>
      </w:r>
      <w:r w:rsidRPr="00AD14B4">
        <w:rPr>
          <w:rFonts w:cs="Georgia"/>
          <w:lang w:val="en-US"/>
        </w:rPr>
        <w:t>¹</w:t>
      </w:r>
      <w:r w:rsidRPr="00AD14B4">
        <w:rPr>
          <w:lang w:val="en-US"/>
        </w:rPr>
        <w:t xml:space="preserve">. </w:t>
      </w:r>
      <w:r>
        <w:rPr>
          <w:lang w:val="en-US"/>
        </w:rPr>
        <w:t xml:space="preserve">As shown in </w:t>
      </w:r>
      <w:r w:rsidRPr="002E6231">
        <w:rPr>
          <w:highlight w:val="yellow"/>
          <w:lang w:val="en-US"/>
        </w:rPr>
        <w:t xml:space="preserve">Table </w:t>
      </w:r>
      <w:r>
        <w:rPr>
          <w:lang w:val="en-US"/>
        </w:rPr>
        <w:t>3, w</w:t>
      </w:r>
      <w:r w:rsidRPr="00AD14B4">
        <w:rPr>
          <w:lang w:val="en-US"/>
        </w:rPr>
        <w:t xml:space="preserve">ithin the study period, 33 TKN samples were available between 1994 and 2018; 12 negative values were removed, reducing the usable TKN record to 1994-2001 and resulting in a median sampling interval of </w:t>
      </w:r>
      <w:r>
        <w:rPr>
          <w:lang w:val="en-US"/>
        </w:rPr>
        <w:t>≈</w:t>
      </w:r>
      <w:r w:rsidRPr="00AD14B4">
        <w:rPr>
          <w:lang w:val="en-US"/>
        </w:rPr>
        <w:t xml:space="preserve">3 months. For nitrate, 40 measurements were available between 1994 and 2019, with a median sampling interval of </w:t>
      </w:r>
      <w:r>
        <w:rPr>
          <w:lang w:val="en-US"/>
        </w:rPr>
        <w:t>≈</w:t>
      </w:r>
      <w:r w:rsidRPr="00AD14B4">
        <w:rPr>
          <w:lang w:val="en-US"/>
        </w:rPr>
        <w:t>3.5 months. For TP, 26 concentration records were available</w:t>
      </w:r>
      <w:r>
        <w:rPr>
          <w:lang w:val="en-US"/>
        </w:rPr>
        <w:t xml:space="preserve"> at a median interval of ≈4 month</w:t>
      </w:r>
      <w:r w:rsidRPr="00AD14B4">
        <w:rPr>
          <w:lang w:val="en-US"/>
        </w:rPr>
        <w:t>, and one negative value was removed.</w:t>
      </w:r>
    </w:p>
    <w:p w14:paraId="4AB1030F" w14:textId="77777777" w:rsidR="00BA3A53" w:rsidRPr="00013BCD" w:rsidRDefault="00BA3A53" w:rsidP="00BA3A53">
      <w:pPr>
        <w:rPr>
          <w:lang w:val="en-US"/>
        </w:rPr>
      </w:pPr>
      <w:r w:rsidRPr="00BD4F49">
        <w:rPr>
          <w:lang w:val="en-US"/>
        </w:rPr>
        <w:t xml:space="preserve">For each </w:t>
      </w:r>
      <w:r>
        <w:rPr>
          <w:lang w:val="en-US"/>
        </w:rPr>
        <w:t>variable</w:t>
      </w:r>
      <w:r w:rsidRPr="00BD4F49">
        <w:rPr>
          <w:lang w:val="en-US"/>
        </w:rPr>
        <w:t>, the method detection limit (MDL)</w:t>
      </w:r>
      <w:r>
        <w:rPr>
          <w:lang w:val="en-US"/>
        </w:rPr>
        <w:t>,</w:t>
      </w:r>
      <w:r w:rsidRPr="00BD4F49">
        <w:rPr>
          <w:lang w:val="en-US"/>
        </w:rPr>
        <w:t xml:space="preserve"> </w:t>
      </w:r>
      <w:r>
        <w:rPr>
          <w:lang w:val="en-US"/>
        </w:rPr>
        <w:t xml:space="preserve">as it was not reported, was approximated </w:t>
      </w:r>
      <w:r w:rsidRPr="00BD4F49">
        <w:rPr>
          <w:lang w:val="en-US"/>
        </w:rPr>
        <w:t xml:space="preserve">as the lowest reported concentration in the </w:t>
      </w:r>
      <w:r>
        <w:rPr>
          <w:lang w:val="en-US"/>
        </w:rPr>
        <w:t>whole DMA dataset</w:t>
      </w:r>
      <w:r w:rsidRPr="00BD4F49">
        <w:rPr>
          <w:lang w:val="en-US"/>
        </w:rPr>
        <w:t>, and below-detection-limit entries (“LC”) were replaced with half that value. Accordingly, 11 TKN entries were set to 0.1 mg L</w:t>
      </w:r>
      <w:r w:rsidRPr="00BD4F49">
        <w:rPr>
          <w:rFonts w:ascii="Cambria Math" w:hAnsi="Cambria Math" w:cs="Cambria Math"/>
          <w:lang w:val="en-US"/>
        </w:rPr>
        <w:t>⁻</w:t>
      </w:r>
      <w:r w:rsidRPr="00BD4F49">
        <w:rPr>
          <w:rFonts w:cs="Georgia"/>
          <w:lang w:val="en-US"/>
        </w:rPr>
        <w:t>¹</w:t>
      </w:r>
      <w:r w:rsidRPr="00BD4F49">
        <w:rPr>
          <w:lang w:val="en-US"/>
        </w:rPr>
        <w:t>, one nitrate entry to 0.05 mg L</w:t>
      </w:r>
      <w:r w:rsidRPr="00BD4F49">
        <w:rPr>
          <w:rFonts w:ascii="Cambria Math" w:hAnsi="Cambria Math" w:cs="Cambria Math"/>
          <w:lang w:val="en-US"/>
        </w:rPr>
        <w:t>⁻</w:t>
      </w:r>
      <w:r w:rsidRPr="00BD4F49">
        <w:rPr>
          <w:rFonts w:cs="Georgia"/>
          <w:lang w:val="en-US"/>
        </w:rPr>
        <w:t>¹</w:t>
      </w:r>
      <w:r w:rsidRPr="00BD4F49">
        <w:rPr>
          <w:lang w:val="en-US"/>
        </w:rPr>
        <w:t>, and one TP entry to 0.005 mg L</w:t>
      </w:r>
      <w:r w:rsidRPr="00BD4F49">
        <w:rPr>
          <w:rFonts w:ascii="Cambria Math" w:hAnsi="Cambria Math" w:cs="Cambria Math"/>
          <w:lang w:val="en-US"/>
        </w:rPr>
        <w:t>⁻</w:t>
      </w:r>
      <w:r w:rsidRPr="00BD4F49">
        <w:rPr>
          <w:rFonts w:cs="Georgia"/>
          <w:lang w:val="en-US"/>
        </w:rPr>
        <w:t>¹</w:t>
      </w:r>
      <w:r w:rsidRPr="00BD4F49">
        <w:rPr>
          <w:lang w:val="en-US"/>
        </w:rPr>
        <w:t>.</w:t>
      </w:r>
    </w:p>
    <w:p w14:paraId="03CF2A00" w14:textId="77777777" w:rsidR="00BA3A53" w:rsidRDefault="00BA3A53" w:rsidP="00BA3A53">
      <w:pPr>
        <w:spacing w:after="0" w:line="240" w:lineRule="auto"/>
        <w:rPr>
          <w:rFonts w:ascii="Georgia" w:hAnsi="Georgia"/>
          <w:sz w:val="24"/>
          <w:szCs w:val="24"/>
          <w:highlight w:val="yellow"/>
        </w:rPr>
      </w:pPr>
    </w:p>
    <w:p w14:paraId="3D8AE36B" w14:textId="77777777" w:rsidR="00BA3A53" w:rsidRDefault="00BA3A53" w:rsidP="00BA3A53">
      <w:pPr>
        <w:spacing w:after="0" w:line="240" w:lineRule="auto"/>
        <w:rPr>
          <w:rFonts w:ascii="Georgia" w:hAnsi="Georgia"/>
          <w:b/>
          <w:bCs/>
          <w:sz w:val="24"/>
          <w:szCs w:val="24"/>
          <w:lang w:val="en-US"/>
        </w:rPr>
      </w:pPr>
      <w:r w:rsidRPr="005F5568">
        <w:rPr>
          <w:rFonts w:ascii="Georgia" w:hAnsi="Georgia"/>
          <w:b/>
          <w:bCs/>
          <w:sz w:val="24"/>
          <w:szCs w:val="24"/>
          <w:lang w:val="en-US"/>
        </w:rPr>
        <w:t>Table 3. Valid observed nutrient samples in Cubillas at monitoring stations within modeling period. </w:t>
      </w:r>
      <w:r w:rsidRPr="005F5568">
        <w:rPr>
          <w:rFonts w:ascii="Georgia" w:hAnsi="Georgia"/>
          <w:b/>
          <w:bCs/>
          <w:i/>
          <w:iCs/>
          <w:sz w:val="24"/>
          <w:szCs w:val="24"/>
          <w:lang w:val="en-US"/>
        </w:rPr>
        <w:t>N</w:t>
      </w:r>
      <w:r w:rsidRPr="005F5568">
        <w:rPr>
          <w:rFonts w:ascii="Georgia" w:hAnsi="Georgia"/>
          <w:b/>
          <w:bCs/>
          <w:sz w:val="24"/>
          <w:szCs w:val="24"/>
          <w:lang w:val="en-US"/>
        </w:rPr>
        <w:t> valid = non-negative numeric records + “LC” (below detection limit) records. Negative values are excluded from stats. LC records are substituted with half the lowest reported value of the respective variable in the whole dataset.</w:t>
      </w:r>
    </w:p>
    <w:p w14:paraId="14435A2A" w14:textId="77777777" w:rsidR="00BA3A53" w:rsidRPr="00882B3C" w:rsidRDefault="00BA3A53" w:rsidP="00BA3A53">
      <w:pPr>
        <w:spacing w:after="0" w:line="240" w:lineRule="auto"/>
        <w:rPr>
          <w:rFonts w:ascii="Georgia" w:hAnsi="Georgia"/>
          <w:sz w:val="24"/>
          <w:szCs w:val="24"/>
          <w:lang w:val="en-US"/>
        </w:rPr>
      </w:pPr>
    </w:p>
    <w:tbl>
      <w:tblPr>
        <w:tblStyle w:val="PlainTable1"/>
        <w:tblW w:w="10726" w:type="dxa"/>
        <w:tblInd w:w="-832" w:type="dxa"/>
        <w:tblLayout w:type="fixed"/>
        <w:tblLook w:val="04A0" w:firstRow="1" w:lastRow="0" w:firstColumn="1" w:lastColumn="0" w:noHBand="0" w:noVBand="1"/>
      </w:tblPr>
      <w:tblGrid>
        <w:gridCol w:w="1371"/>
        <w:gridCol w:w="1134"/>
        <w:gridCol w:w="850"/>
        <w:gridCol w:w="851"/>
        <w:gridCol w:w="567"/>
        <w:gridCol w:w="1134"/>
        <w:gridCol w:w="850"/>
        <w:gridCol w:w="1276"/>
        <w:gridCol w:w="992"/>
        <w:gridCol w:w="851"/>
        <w:gridCol w:w="850"/>
      </w:tblGrid>
      <w:tr w:rsidR="00BA3A53" w:rsidRPr="00B7157A" w14:paraId="76F19C02" w14:textId="77777777" w:rsidTr="00AE25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tcBorders>
              <w:bottom w:val="single" w:sz="4" w:space="0" w:color="BFBFBF" w:themeColor="background1" w:themeShade="BF"/>
              <w:right w:val="double" w:sz="4" w:space="0" w:color="auto"/>
            </w:tcBorders>
            <w:hideMark/>
          </w:tcPr>
          <w:p w14:paraId="76E6AC03" w14:textId="77777777" w:rsidR="00BA3A53" w:rsidRPr="00B7157A" w:rsidRDefault="00BA3A53" w:rsidP="00AE2592">
            <w:pPr>
              <w:rPr>
                <w:rFonts w:ascii="Georgia" w:hAnsi="Georgia"/>
                <w:sz w:val="24"/>
                <w:szCs w:val="24"/>
                <w:lang w:val="es-ES"/>
              </w:rPr>
            </w:pPr>
            <w:r w:rsidRPr="00B7157A">
              <w:rPr>
                <w:rFonts w:ascii="Georgia" w:hAnsi="Georgia"/>
                <w:sz w:val="24"/>
                <w:szCs w:val="24"/>
                <w:lang w:val="es-ES"/>
              </w:rPr>
              <w:t>Variable</w:t>
            </w:r>
          </w:p>
        </w:tc>
        <w:tc>
          <w:tcPr>
            <w:tcW w:w="1134" w:type="dxa"/>
            <w:tcBorders>
              <w:left w:val="double" w:sz="4" w:space="0" w:color="auto"/>
              <w:bottom w:val="double" w:sz="4" w:space="0" w:color="auto"/>
            </w:tcBorders>
            <w:hideMark/>
          </w:tcPr>
          <w:p w14:paraId="0A61D61F"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Station</w:t>
            </w:r>
          </w:p>
        </w:tc>
        <w:tc>
          <w:tcPr>
            <w:tcW w:w="850" w:type="dxa"/>
            <w:tcBorders>
              <w:bottom w:val="double" w:sz="4" w:space="0" w:color="auto"/>
            </w:tcBorders>
            <w:hideMark/>
          </w:tcPr>
          <w:p w14:paraId="66600D72"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 xml:space="preserve">N </w:t>
            </w:r>
            <w:r>
              <w:rPr>
                <w:rFonts w:ascii="Georgia" w:hAnsi="Georgia"/>
                <w:sz w:val="24"/>
                <w:szCs w:val="24"/>
                <w:lang w:val="es-ES"/>
              </w:rPr>
              <w:t>valid</w:t>
            </w:r>
          </w:p>
        </w:tc>
        <w:tc>
          <w:tcPr>
            <w:tcW w:w="851" w:type="dxa"/>
            <w:tcBorders>
              <w:bottom w:val="double" w:sz="4" w:space="0" w:color="auto"/>
            </w:tcBorders>
            <w:hideMark/>
          </w:tcPr>
          <w:p w14:paraId="0DF0B25F"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N neg</w:t>
            </w:r>
            <w:r>
              <w:rPr>
                <w:rFonts w:ascii="Georgia" w:hAnsi="Georgia"/>
                <w:sz w:val="24"/>
                <w:szCs w:val="24"/>
                <w:lang w:val="es-ES"/>
              </w:rPr>
              <w:t>.</w:t>
            </w:r>
          </w:p>
        </w:tc>
        <w:tc>
          <w:tcPr>
            <w:tcW w:w="567" w:type="dxa"/>
            <w:tcBorders>
              <w:bottom w:val="double" w:sz="4" w:space="0" w:color="auto"/>
            </w:tcBorders>
            <w:hideMark/>
          </w:tcPr>
          <w:p w14:paraId="65F7A5D3"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N LC</w:t>
            </w:r>
          </w:p>
        </w:tc>
        <w:tc>
          <w:tcPr>
            <w:tcW w:w="1134" w:type="dxa"/>
            <w:tcBorders>
              <w:bottom w:val="double" w:sz="4" w:space="0" w:color="auto"/>
            </w:tcBorders>
            <w:hideMark/>
          </w:tcPr>
          <w:p w14:paraId="68A17C25"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First valid sample</w:t>
            </w:r>
          </w:p>
        </w:tc>
        <w:tc>
          <w:tcPr>
            <w:tcW w:w="850" w:type="dxa"/>
            <w:tcBorders>
              <w:bottom w:val="double" w:sz="4" w:space="0" w:color="auto"/>
            </w:tcBorders>
            <w:hideMark/>
          </w:tcPr>
          <w:p w14:paraId="1624983F"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Span (yr</w:t>
            </w:r>
            <w:r>
              <w:rPr>
                <w:rFonts w:ascii="Georgia" w:hAnsi="Georgia"/>
                <w:sz w:val="24"/>
                <w:szCs w:val="24"/>
                <w:lang w:val="es-ES"/>
              </w:rPr>
              <w:t>s</w:t>
            </w:r>
            <w:r w:rsidRPr="00B7157A">
              <w:rPr>
                <w:rFonts w:ascii="Georgia" w:hAnsi="Georgia"/>
                <w:sz w:val="24"/>
                <w:szCs w:val="24"/>
                <w:lang w:val="es-ES"/>
              </w:rPr>
              <w:t>)</w:t>
            </w:r>
          </w:p>
        </w:tc>
        <w:tc>
          <w:tcPr>
            <w:tcW w:w="1276" w:type="dxa"/>
            <w:tcBorders>
              <w:bottom w:val="double" w:sz="4" w:space="0" w:color="auto"/>
            </w:tcBorders>
            <w:hideMark/>
          </w:tcPr>
          <w:p w14:paraId="14F16595"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Median interval (d</w:t>
            </w:r>
            <w:r>
              <w:rPr>
                <w:rFonts w:ascii="Georgia" w:hAnsi="Georgia"/>
                <w:sz w:val="24"/>
                <w:szCs w:val="24"/>
                <w:lang w:val="es-ES"/>
              </w:rPr>
              <w:t>ays</w:t>
            </w:r>
            <w:r w:rsidRPr="00B7157A">
              <w:rPr>
                <w:rFonts w:ascii="Georgia" w:hAnsi="Georgia"/>
                <w:sz w:val="24"/>
                <w:szCs w:val="24"/>
                <w:lang w:val="es-ES"/>
              </w:rPr>
              <w:t>)</w:t>
            </w:r>
          </w:p>
        </w:tc>
        <w:tc>
          <w:tcPr>
            <w:tcW w:w="992" w:type="dxa"/>
            <w:tcBorders>
              <w:bottom w:val="double" w:sz="4" w:space="0" w:color="auto"/>
            </w:tcBorders>
            <w:hideMark/>
          </w:tcPr>
          <w:p w14:paraId="0BD2BD8E"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Mean</w:t>
            </w:r>
          </w:p>
        </w:tc>
        <w:tc>
          <w:tcPr>
            <w:tcW w:w="851" w:type="dxa"/>
            <w:tcBorders>
              <w:bottom w:val="double" w:sz="4" w:space="0" w:color="auto"/>
            </w:tcBorders>
            <w:hideMark/>
          </w:tcPr>
          <w:p w14:paraId="2EBE9B72"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Median</w:t>
            </w:r>
          </w:p>
        </w:tc>
        <w:tc>
          <w:tcPr>
            <w:tcW w:w="850" w:type="dxa"/>
            <w:tcBorders>
              <w:bottom w:val="double" w:sz="4" w:space="0" w:color="auto"/>
            </w:tcBorders>
            <w:hideMark/>
          </w:tcPr>
          <w:p w14:paraId="615E3A5B" w14:textId="77777777" w:rsidR="00BA3A53" w:rsidRPr="00B7157A" w:rsidRDefault="00BA3A53" w:rsidP="00AE2592">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Max</w:t>
            </w:r>
          </w:p>
        </w:tc>
      </w:tr>
      <w:tr w:rsidR="00BA3A53" w:rsidRPr="00B7157A" w14:paraId="3C54509D" w14:textId="77777777" w:rsidTr="00AE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vMerge w:val="restart"/>
            <w:tcBorders>
              <w:top w:val="double" w:sz="4" w:space="0" w:color="auto"/>
              <w:right w:val="double" w:sz="4" w:space="0" w:color="auto"/>
            </w:tcBorders>
            <w:hideMark/>
          </w:tcPr>
          <w:p w14:paraId="2DFAE899" w14:textId="77777777" w:rsidR="00BA3A53" w:rsidRPr="00063E94" w:rsidRDefault="00BA3A53" w:rsidP="00AE2592">
            <w:pPr>
              <w:rPr>
                <w:rFonts w:ascii="Georgia" w:hAnsi="Georgia"/>
                <w:b w:val="0"/>
                <w:bCs w:val="0"/>
                <w:sz w:val="24"/>
                <w:szCs w:val="24"/>
                <w:lang w:val="en-US"/>
              </w:rPr>
            </w:pPr>
            <w:r w:rsidRPr="00063E94">
              <w:rPr>
                <w:rFonts w:ascii="Georgia" w:hAnsi="Georgia"/>
                <w:sz w:val="24"/>
                <w:szCs w:val="24"/>
                <w:lang w:val="en-US"/>
              </w:rPr>
              <w:t>Total Phosphorus</w:t>
            </w:r>
          </w:p>
          <w:p w14:paraId="0DB9F067" w14:textId="77777777" w:rsidR="00BA3A53" w:rsidRPr="00553B1B" w:rsidRDefault="00BA3A53" w:rsidP="00AE2592">
            <w:pPr>
              <w:rPr>
                <w:rFonts w:ascii="Georgia" w:hAnsi="Georgia"/>
                <w:b w:val="0"/>
                <w:bCs w:val="0"/>
                <w:sz w:val="24"/>
                <w:szCs w:val="24"/>
                <w:lang w:val="en-US"/>
              </w:rPr>
            </w:pPr>
            <w:r w:rsidRPr="00553B1B">
              <w:rPr>
                <w:rFonts w:ascii="Georgia" w:hAnsi="Georgia"/>
                <w:b w:val="0"/>
                <w:bCs w:val="0"/>
                <w:sz w:val="24"/>
                <w:szCs w:val="24"/>
                <w:lang w:val="en-US"/>
              </w:rPr>
              <w:t>(mg P/l)</w:t>
            </w:r>
          </w:p>
        </w:tc>
        <w:tc>
          <w:tcPr>
            <w:tcW w:w="1134" w:type="dxa"/>
            <w:tcBorders>
              <w:top w:val="double" w:sz="4" w:space="0" w:color="auto"/>
              <w:left w:val="double" w:sz="4" w:space="0" w:color="auto"/>
              <w:bottom w:val="single" w:sz="4" w:space="0" w:color="auto"/>
              <w:right w:val="single" w:sz="4" w:space="0" w:color="auto"/>
            </w:tcBorders>
            <w:shd w:val="clear" w:color="auto" w:fill="B7D4EF" w:themeFill="text2" w:themeFillTint="33"/>
            <w:hideMark/>
          </w:tcPr>
          <w:p w14:paraId="31486973"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30101</w:t>
            </w:r>
          </w:p>
        </w:tc>
        <w:tc>
          <w:tcPr>
            <w:tcW w:w="850" w:type="dxa"/>
            <w:tcBorders>
              <w:top w:val="double" w:sz="4" w:space="0" w:color="auto"/>
              <w:left w:val="single" w:sz="4" w:space="0" w:color="auto"/>
              <w:bottom w:val="single" w:sz="4" w:space="0" w:color="auto"/>
              <w:right w:val="single" w:sz="4" w:space="0" w:color="auto"/>
            </w:tcBorders>
            <w:shd w:val="clear" w:color="auto" w:fill="B7D4EF" w:themeFill="text2" w:themeFillTint="33"/>
            <w:hideMark/>
          </w:tcPr>
          <w:p w14:paraId="420225F0"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Pr>
                <w:rFonts w:ascii="Georgia" w:hAnsi="Georgia"/>
                <w:sz w:val="24"/>
                <w:szCs w:val="24"/>
                <w:lang w:val="es-ES"/>
              </w:rPr>
              <w:t>71</w:t>
            </w:r>
          </w:p>
        </w:tc>
        <w:tc>
          <w:tcPr>
            <w:tcW w:w="851" w:type="dxa"/>
            <w:tcBorders>
              <w:top w:val="double" w:sz="4" w:space="0" w:color="auto"/>
              <w:left w:val="single" w:sz="4" w:space="0" w:color="auto"/>
              <w:bottom w:val="single" w:sz="4" w:space="0" w:color="auto"/>
              <w:right w:val="single" w:sz="4" w:space="0" w:color="auto"/>
            </w:tcBorders>
            <w:shd w:val="clear" w:color="auto" w:fill="B7D4EF" w:themeFill="text2" w:themeFillTint="33"/>
            <w:hideMark/>
          </w:tcPr>
          <w:p w14:paraId="677634C3"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16</w:t>
            </w:r>
          </w:p>
        </w:tc>
        <w:tc>
          <w:tcPr>
            <w:tcW w:w="567" w:type="dxa"/>
            <w:tcBorders>
              <w:top w:val="double" w:sz="4" w:space="0" w:color="auto"/>
              <w:left w:val="single" w:sz="4" w:space="0" w:color="auto"/>
              <w:bottom w:val="single" w:sz="4" w:space="0" w:color="auto"/>
              <w:right w:val="single" w:sz="4" w:space="0" w:color="auto"/>
            </w:tcBorders>
            <w:shd w:val="clear" w:color="auto" w:fill="B7D4EF" w:themeFill="text2" w:themeFillTint="33"/>
            <w:hideMark/>
          </w:tcPr>
          <w:p w14:paraId="3CD30F1B"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40</w:t>
            </w:r>
          </w:p>
        </w:tc>
        <w:tc>
          <w:tcPr>
            <w:tcW w:w="1134" w:type="dxa"/>
            <w:tcBorders>
              <w:top w:val="double" w:sz="4" w:space="0" w:color="auto"/>
              <w:left w:val="single" w:sz="4" w:space="0" w:color="auto"/>
              <w:bottom w:val="single" w:sz="4" w:space="0" w:color="auto"/>
              <w:right w:val="single" w:sz="4" w:space="0" w:color="auto"/>
            </w:tcBorders>
            <w:shd w:val="clear" w:color="auto" w:fill="B7D4EF" w:themeFill="text2" w:themeFillTint="33"/>
            <w:hideMark/>
          </w:tcPr>
          <w:p w14:paraId="07F758BA"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1997-07-15</w:t>
            </w:r>
          </w:p>
        </w:tc>
        <w:tc>
          <w:tcPr>
            <w:tcW w:w="850" w:type="dxa"/>
            <w:tcBorders>
              <w:top w:val="double" w:sz="4" w:space="0" w:color="auto"/>
              <w:left w:val="single" w:sz="4" w:space="0" w:color="auto"/>
              <w:bottom w:val="single" w:sz="4" w:space="0" w:color="auto"/>
              <w:right w:val="single" w:sz="4" w:space="0" w:color="auto"/>
            </w:tcBorders>
            <w:shd w:val="clear" w:color="auto" w:fill="B7D4EF" w:themeFill="text2" w:themeFillTint="33"/>
            <w:hideMark/>
          </w:tcPr>
          <w:p w14:paraId="371389D9"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11.7</w:t>
            </w:r>
          </w:p>
        </w:tc>
        <w:tc>
          <w:tcPr>
            <w:tcW w:w="1276" w:type="dxa"/>
            <w:tcBorders>
              <w:top w:val="double" w:sz="4" w:space="0" w:color="auto"/>
              <w:left w:val="single" w:sz="4" w:space="0" w:color="auto"/>
              <w:bottom w:val="single" w:sz="4" w:space="0" w:color="auto"/>
              <w:right w:val="single" w:sz="4" w:space="0" w:color="auto"/>
            </w:tcBorders>
            <w:shd w:val="clear" w:color="auto" w:fill="B7D4EF" w:themeFill="text2" w:themeFillTint="33"/>
            <w:hideMark/>
          </w:tcPr>
          <w:p w14:paraId="039C1F1B"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42</w:t>
            </w:r>
          </w:p>
        </w:tc>
        <w:tc>
          <w:tcPr>
            <w:tcW w:w="992" w:type="dxa"/>
            <w:tcBorders>
              <w:top w:val="doub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1761F70C"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0.0363</w:t>
            </w:r>
          </w:p>
        </w:tc>
        <w:tc>
          <w:tcPr>
            <w:tcW w:w="851" w:type="dxa"/>
            <w:tcBorders>
              <w:top w:val="doub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244F4F98"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0.005</w:t>
            </w:r>
          </w:p>
        </w:tc>
        <w:tc>
          <w:tcPr>
            <w:tcW w:w="850" w:type="dxa"/>
            <w:tcBorders>
              <w:top w:val="doub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11AD3198"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0.27</w:t>
            </w:r>
          </w:p>
        </w:tc>
      </w:tr>
      <w:tr w:rsidR="00BA3A53" w:rsidRPr="00B7157A" w14:paraId="0F9F10A5" w14:textId="77777777" w:rsidTr="00AE2592">
        <w:tc>
          <w:tcPr>
            <w:cnfStyle w:val="001000000000" w:firstRow="0" w:lastRow="0" w:firstColumn="1" w:lastColumn="0" w:oddVBand="0" w:evenVBand="0" w:oddHBand="0" w:evenHBand="0" w:firstRowFirstColumn="0" w:firstRowLastColumn="0" w:lastRowFirstColumn="0" w:lastRowLastColumn="0"/>
            <w:tcW w:w="1371" w:type="dxa"/>
            <w:vMerge/>
            <w:tcBorders>
              <w:right w:val="double" w:sz="4" w:space="0" w:color="auto"/>
            </w:tcBorders>
            <w:hideMark/>
          </w:tcPr>
          <w:p w14:paraId="09A559F3" w14:textId="77777777" w:rsidR="00BA3A53" w:rsidRPr="00B7157A" w:rsidRDefault="00BA3A53" w:rsidP="00AE2592">
            <w:pPr>
              <w:rPr>
                <w:rFonts w:ascii="Georgia" w:hAnsi="Georgia"/>
                <w:sz w:val="24"/>
                <w:szCs w:val="24"/>
                <w:lang w:val="es-ES"/>
              </w:rPr>
            </w:pPr>
          </w:p>
        </w:tc>
        <w:tc>
          <w:tcPr>
            <w:tcW w:w="1134" w:type="dxa"/>
            <w:tcBorders>
              <w:top w:val="single" w:sz="4" w:space="0" w:color="auto"/>
              <w:left w:val="double" w:sz="4" w:space="0" w:color="auto"/>
              <w:bottom w:val="single" w:sz="4" w:space="0" w:color="auto"/>
              <w:right w:val="single" w:sz="4" w:space="0" w:color="auto"/>
            </w:tcBorders>
            <w:shd w:val="clear" w:color="auto" w:fill="B3E5A1" w:themeFill="accent6" w:themeFillTint="66"/>
            <w:hideMark/>
          </w:tcPr>
          <w:p w14:paraId="27787A9F"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30304</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5404FA34"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w:t>
            </w:r>
            <w:r>
              <w:rPr>
                <w:rFonts w:ascii="Georgia" w:hAnsi="Georgia"/>
                <w:sz w:val="24"/>
                <w:szCs w:val="24"/>
                <w:lang w:val="es-ES"/>
              </w:rPr>
              <w:t>5</w:t>
            </w:r>
          </w:p>
        </w:tc>
        <w:tc>
          <w:tcPr>
            <w:tcW w:w="851"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5DFF91ED"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w:t>
            </w:r>
          </w:p>
        </w:tc>
        <w:tc>
          <w:tcPr>
            <w:tcW w:w="567"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308E26A9"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w:t>
            </w:r>
          </w:p>
        </w:tc>
        <w:tc>
          <w:tcPr>
            <w:tcW w:w="1134"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586DFB02"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1998-09-09</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0E435EDC"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19.8</w:t>
            </w:r>
          </w:p>
        </w:tc>
        <w:tc>
          <w:tcPr>
            <w:tcW w:w="1276"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499ADD50"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118</w:t>
            </w:r>
          </w:p>
        </w:tc>
        <w:tc>
          <w:tcPr>
            <w:tcW w:w="992"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5529132A"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0.3030</w:t>
            </w:r>
          </w:p>
        </w:tc>
        <w:tc>
          <w:tcPr>
            <w:tcW w:w="851"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23D10894"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0.170</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2542D2D6"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1.32</w:t>
            </w:r>
          </w:p>
        </w:tc>
      </w:tr>
      <w:tr w:rsidR="00BA3A53" w:rsidRPr="00B7157A" w14:paraId="017F3587" w14:textId="77777777" w:rsidTr="00AE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vMerge/>
            <w:tcBorders>
              <w:right w:val="double" w:sz="4" w:space="0" w:color="auto"/>
            </w:tcBorders>
            <w:hideMark/>
          </w:tcPr>
          <w:p w14:paraId="644E468E" w14:textId="77777777" w:rsidR="00BA3A53" w:rsidRPr="00B7157A" w:rsidRDefault="00BA3A53" w:rsidP="00AE2592">
            <w:pPr>
              <w:rPr>
                <w:rFonts w:ascii="Georgia" w:hAnsi="Georgia"/>
                <w:sz w:val="24"/>
                <w:szCs w:val="24"/>
                <w:lang w:val="es-ES"/>
              </w:rPr>
            </w:pPr>
          </w:p>
        </w:tc>
        <w:tc>
          <w:tcPr>
            <w:tcW w:w="1134" w:type="dxa"/>
            <w:tcBorders>
              <w:top w:val="single" w:sz="4" w:space="0" w:color="auto"/>
              <w:left w:val="double" w:sz="4" w:space="0" w:color="auto"/>
              <w:bottom w:val="single" w:sz="4" w:space="0" w:color="auto"/>
              <w:right w:val="single" w:sz="4" w:space="0" w:color="auto"/>
            </w:tcBorders>
            <w:shd w:val="clear" w:color="auto" w:fill="84E290" w:themeFill="accent3" w:themeFillTint="66"/>
            <w:hideMark/>
          </w:tcPr>
          <w:p w14:paraId="29F5B3C4"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30309</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51FE3B8C"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11</w:t>
            </w:r>
          </w:p>
        </w:tc>
        <w:tc>
          <w:tcPr>
            <w:tcW w:w="851"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213F3F6E"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0</w:t>
            </w:r>
          </w:p>
        </w:tc>
        <w:tc>
          <w:tcPr>
            <w:tcW w:w="567"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12712313"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0</w:t>
            </w:r>
          </w:p>
        </w:tc>
        <w:tc>
          <w:tcPr>
            <w:tcW w:w="1134"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195B47A7"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2015-02-12</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5DD88A89"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3.3</w:t>
            </w:r>
          </w:p>
        </w:tc>
        <w:tc>
          <w:tcPr>
            <w:tcW w:w="1276"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5747A4CD"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124</w:t>
            </w:r>
          </w:p>
        </w:tc>
        <w:tc>
          <w:tcPr>
            <w:tcW w:w="992"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728A300D"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0.3927</w:t>
            </w:r>
          </w:p>
        </w:tc>
        <w:tc>
          <w:tcPr>
            <w:tcW w:w="851"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3A624BEC"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0.390</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68077778"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0.70</w:t>
            </w:r>
          </w:p>
        </w:tc>
      </w:tr>
      <w:tr w:rsidR="00BA3A53" w:rsidRPr="00B7157A" w14:paraId="27EB8A15" w14:textId="77777777" w:rsidTr="00AE2592">
        <w:tc>
          <w:tcPr>
            <w:cnfStyle w:val="001000000000" w:firstRow="0" w:lastRow="0" w:firstColumn="1" w:lastColumn="0" w:oddVBand="0" w:evenVBand="0" w:oddHBand="0" w:evenHBand="0" w:firstRowFirstColumn="0" w:firstRowLastColumn="0" w:lastRowFirstColumn="0" w:lastRowLastColumn="0"/>
            <w:tcW w:w="1371" w:type="dxa"/>
            <w:vMerge w:val="restart"/>
            <w:tcBorders>
              <w:right w:val="double" w:sz="4" w:space="0" w:color="auto"/>
            </w:tcBorders>
            <w:hideMark/>
          </w:tcPr>
          <w:p w14:paraId="083523FC" w14:textId="77777777" w:rsidR="00BA3A53" w:rsidRPr="00553B1B" w:rsidRDefault="00BA3A53" w:rsidP="00AE2592">
            <w:pPr>
              <w:rPr>
                <w:rFonts w:ascii="Georgia" w:hAnsi="Georgia"/>
                <w:b w:val="0"/>
                <w:bCs w:val="0"/>
                <w:sz w:val="24"/>
                <w:szCs w:val="24"/>
                <w:lang w:val="de-DE"/>
              </w:rPr>
            </w:pPr>
            <w:r w:rsidRPr="00553B1B">
              <w:rPr>
                <w:rFonts w:ascii="Georgia" w:hAnsi="Georgia"/>
                <w:sz w:val="24"/>
                <w:szCs w:val="24"/>
                <w:lang w:val="de-DE"/>
              </w:rPr>
              <w:t>Kjeldahl Nitrogen</w:t>
            </w:r>
          </w:p>
          <w:p w14:paraId="79B226E7" w14:textId="77777777" w:rsidR="00BA3A53" w:rsidRPr="00553B1B" w:rsidRDefault="00BA3A53" w:rsidP="00AE2592">
            <w:pPr>
              <w:rPr>
                <w:rFonts w:ascii="Georgia" w:hAnsi="Georgia"/>
                <w:b w:val="0"/>
                <w:bCs w:val="0"/>
                <w:sz w:val="24"/>
                <w:szCs w:val="24"/>
                <w:lang w:val="de-DE"/>
              </w:rPr>
            </w:pPr>
            <w:r w:rsidRPr="008940C7">
              <w:rPr>
                <w:rFonts w:ascii="Georgia" w:hAnsi="Georgia"/>
                <w:b w:val="0"/>
                <w:bCs w:val="0"/>
                <w:sz w:val="24"/>
                <w:szCs w:val="24"/>
                <w:lang w:val="de-DE"/>
              </w:rPr>
              <w:t>(mg N/l)</w:t>
            </w:r>
          </w:p>
        </w:tc>
        <w:tc>
          <w:tcPr>
            <w:tcW w:w="1134" w:type="dxa"/>
            <w:tcBorders>
              <w:top w:val="single" w:sz="4" w:space="0" w:color="auto"/>
              <w:left w:val="double" w:sz="4" w:space="0" w:color="auto"/>
              <w:bottom w:val="single" w:sz="4" w:space="0" w:color="auto"/>
              <w:right w:val="single" w:sz="4" w:space="0" w:color="auto"/>
            </w:tcBorders>
            <w:shd w:val="clear" w:color="auto" w:fill="B7D4EF" w:themeFill="text2" w:themeFillTint="33"/>
            <w:hideMark/>
          </w:tcPr>
          <w:p w14:paraId="428B65A4"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30101</w:t>
            </w:r>
          </w:p>
        </w:tc>
        <w:tc>
          <w:tcPr>
            <w:tcW w:w="85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78C70E3B"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Pr>
                <w:rFonts w:ascii="Georgia" w:hAnsi="Georgia"/>
                <w:sz w:val="24"/>
                <w:szCs w:val="24"/>
                <w:lang w:val="es-ES"/>
              </w:rPr>
              <w:t>44</w:t>
            </w:r>
          </w:p>
        </w:tc>
        <w:tc>
          <w:tcPr>
            <w:tcW w:w="851"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779DC7B"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9</w:t>
            </w:r>
          </w:p>
        </w:tc>
        <w:tc>
          <w:tcPr>
            <w:tcW w:w="567"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690C15A6"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35</w:t>
            </w:r>
          </w:p>
        </w:tc>
        <w:tc>
          <w:tcPr>
            <w:tcW w:w="1134"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0FA77FA3"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1994-09-01</w:t>
            </w:r>
          </w:p>
        </w:tc>
        <w:tc>
          <w:tcPr>
            <w:tcW w:w="85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27D84D22"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12.9</w:t>
            </w:r>
          </w:p>
        </w:tc>
        <w:tc>
          <w:tcPr>
            <w:tcW w:w="1276"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013DEAE"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90</w:t>
            </w:r>
          </w:p>
        </w:tc>
        <w:tc>
          <w:tcPr>
            <w:tcW w:w="992"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05527E13"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0.4864</w:t>
            </w:r>
          </w:p>
        </w:tc>
        <w:tc>
          <w:tcPr>
            <w:tcW w:w="851"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48BB4F9B"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0.100</w:t>
            </w:r>
          </w:p>
        </w:tc>
        <w:tc>
          <w:tcPr>
            <w:tcW w:w="85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54E9C9B2"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3.90</w:t>
            </w:r>
          </w:p>
        </w:tc>
      </w:tr>
      <w:tr w:rsidR="00BA3A53" w:rsidRPr="00B7157A" w14:paraId="17ACA48C" w14:textId="77777777" w:rsidTr="00AE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vMerge/>
            <w:tcBorders>
              <w:right w:val="double" w:sz="4" w:space="0" w:color="auto"/>
            </w:tcBorders>
            <w:hideMark/>
          </w:tcPr>
          <w:p w14:paraId="121D07FF" w14:textId="77777777" w:rsidR="00BA3A53" w:rsidRPr="00B7157A" w:rsidRDefault="00BA3A53" w:rsidP="00AE2592">
            <w:pPr>
              <w:rPr>
                <w:rFonts w:ascii="Georgia" w:hAnsi="Georgia"/>
                <w:sz w:val="24"/>
                <w:szCs w:val="24"/>
                <w:lang w:val="es-ES"/>
              </w:rPr>
            </w:pPr>
          </w:p>
        </w:tc>
        <w:tc>
          <w:tcPr>
            <w:tcW w:w="1134" w:type="dxa"/>
            <w:tcBorders>
              <w:top w:val="single" w:sz="4" w:space="0" w:color="auto"/>
              <w:left w:val="double" w:sz="4" w:space="0" w:color="auto"/>
              <w:bottom w:val="single" w:sz="4" w:space="0" w:color="auto"/>
              <w:right w:val="single" w:sz="4" w:space="0" w:color="auto"/>
            </w:tcBorders>
            <w:shd w:val="clear" w:color="auto" w:fill="B3E5A1" w:themeFill="accent6" w:themeFillTint="66"/>
            <w:hideMark/>
          </w:tcPr>
          <w:p w14:paraId="7EC8763C"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30304</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6B6CC944"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Pr>
                <w:rFonts w:ascii="Georgia" w:hAnsi="Georgia"/>
                <w:sz w:val="24"/>
                <w:szCs w:val="24"/>
                <w:lang w:val="es-ES"/>
              </w:rPr>
              <w:t>21</w:t>
            </w:r>
          </w:p>
        </w:tc>
        <w:tc>
          <w:tcPr>
            <w:tcW w:w="851"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47721E14"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12</w:t>
            </w:r>
          </w:p>
        </w:tc>
        <w:tc>
          <w:tcPr>
            <w:tcW w:w="567"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7FF8C026"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11</w:t>
            </w:r>
          </w:p>
        </w:tc>
        <w:tc>
          <w:tcPr>
            <w:tcW w:w="1134"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04F07EAC"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1994-12-01</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1938528C"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6.3</w:t>
            </w:r>
          </w:p>
        </w:tc>
        <w:tc>
          <w:tcPr>
            <w:tcW w:w="1276"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20C371F8"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92</w:t>
            </w:r>
          </w:p>
        </w:tc>
        <w:tc>
          <w:tcPr>
            <w:tcW w:w="992"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04F7F7E9"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0.7857</w:t>
            </w:r>
          </w:p>
        </w:tc>
        <w:tc>
          <w:tcPr>
            <w:tcW w:w="851"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37EE5DB1"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0.100</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4E8D240B"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3.20</w:t>
            </w:r>
          </w:p>
        </w:tc>
      </w:tr>
      <w:tr w:rsidR="00BA3A53" w:rsidRPr="00B7157A" w14:paraId="1F45FB43" w14:textId="77777777" w:rsidTr="00AE2592">
        <w:tc>
          <w:tcPr>
            <w:cnfStyle w:val="001000000000" w:firstRow="0" w:lastRow="0" w:firstColumn="1" w:lastColumn="0" w:oddVBand="0" w:evenVBand="0" w:oddHBand="0" w:evenHBand="0" w:firstRowFirstColumn="0" w:firstRowLastColumn="0" w:lastRowFirstColumn="0" w:lastRowLastColumn="0"/>
            <w:tcW w:w="1371" w:type="dxa"/>
            <w:vMerge/>
            <w:tcBorders>
              <w:right w:val="double" w:sz="4" w:space="0" w:color="auto"/>
            </w:tcBorders>
            <w:hideMark/>
          </w:tcPr>
          <w:p w14:paraId="55314D93" w14:textId="77777777" w:rsidR="00BA3A53" w:rsidRPr="00B7157A" w:rsidRDefault="00BA3A53" w:rsidP="00AE2592">
            <w:pPr>
              <w:rPr>
                <w:rFonts w:ascii="Georgia" w:hAnsi="Georgia"/>
                <w:sz w:val="24"/>
                <w:szCs w:val="24"/>
                <w:lang w:val="es-ES"/>
              </w:rPr>
            </w:pPr>
          </w:p>
        </w:tc>
        <w:tc>
          <w:tcPr>
            <w:tcW w:w="1134" w:type="dxa"/>
            <w:tcBorders>
              <w:top w:val="single" w:sz="4" w:space="0" w:color="auto"/>
              <w:left w:val="double" w:sz="4" w:space="0" w:color="auto"/>
              <w:bottom w:val="single" w:sz="4" w:space="0" w:color="auto"/>
              <w:right w:val="single" w:sz="4" w:space="0" w:color="auto"/>
            </w:tcBorders>
            <w:shd w:val="clear" w:color="auto" w:fill="84E290" w:themeFill="accent3" w:themeFillTint="66"/>
            <w:hideMark/>
          </w:tcPr>
          <w:p w14:paraId="5F79DB83"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30309</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60E72BFF"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Pr>
                <w:rFonts w:ascii="Georgia" w:hAnsi="Georgia"/>
                <w:sz w:val="24"/>
                <w:szCs w:val="24"/>
                <w:lang w:val="es-ES"/>
              </w:rPr>
              <w:t>4</w:t>
            </w:r>
          </w:p>
        </w:tc>
        <w:tc>
          <w:tcPr>
            <w:tcW w:w="851"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1F8FB5B2"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7</w:t>
            </w:r>
          </w:p>
        </w:tc>
        <w:tc>
          <w:tcPr>
            <w:tcW w:w="567"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673A4242"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0</w:t>
            </w:r>
          </w:p>
        </w:tc>
        <w:tc>
          <w:tcPr>
            <w:tcW w:w="1134"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410CBA97"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2016-06-14</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205EF9D1"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1.7</w:t>
            </w:r>
          </w:p>
        </w:tc>
        <w:tc>
          <w:tcPr>
            <w:tcW w:w="1276"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76A27AEC"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246</w:t>
            </w:r>
          </w:p>
        </w:tc>
        <w:tc>
          <w:tcPr>
            <w:tcW w:w="992"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5252B22F"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1.7000</w:t>
            </w:r>
          </w:p>
        </w:tc>
        <w:tc>
          <w:tcPr>
            <w:tcW w:w="851"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498A980E"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1.600</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64F828E6"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1.90</w:t>
            </w:r>
          </w:p>
        </w:tc>
      </w:tr>
      <w:tr w:rsidR="00BA3A53" w:rsidRPr="00B7157A" w14:paraId="6FC03D43" w14:textId="77777777" w:rsidTr="00AE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vMerge w:val="restart"/>
            <w:tcBorders>
              <w:right w:val="double" w:sz="4" w:space="0" w:color="auto"/>
            </w:tcBorders>
            <w:hideMark/>
          </w:tcPr>
          <w:p w14:paraId="5AC50EE8" w14:textId="77777777" w:rsidR="00BA3A53" w:rsidRDefault="00BA3A53" w:rsidP="00AE2592">
            <w:pPr>
              <w:rPr>
                <w:rFonts w:ascii="Georgia" w:hAnsi="Georgia"/>
                <w:sz w:val="24"/>
                <w:szCs w:val="24"/>
                <w:lang w:val="en-US"/>
              </w:rPr>
            </w:pPr>
            <w:r>
              <w:rPr>
                <w:rFonts w:ascii="Georgia" w:hAnsi="Georgia"/>
                <w:sz w:val="24"/>
                <w:szCs w:val="24"/>
                <w:lang w:val="en-US"/>
              </w:rPr>
              <w:t>Nitrate</w:t>
            </w:r>
          </w:p>
          <w:p w14:paraId="54D9C4C1" w14:textId="77777777" w:rsidR="00BA3A53" w:rsidRPr="00553B1B" w:rsidRDefault="00BA3A53" w:rsidP="00AE2592">
            <w:pPr>
              <w:rPr>
                <w:rFonts w:ascii="Georgia" w:hAnsi="Georgia"/>
                <w:b w:val="0"/>
                <w:bCs w:val="0"/>
                <w:sz w:val="24"/>
                <w:szCs w:val="24"/>
                <w:lang w:val="es-ES"/>
              </w:rPr>
            </w:pPr>
            <w:r w:rsidRPr="00553B1B">
              <w:rPr>
                <w:rFonts w:ascii="Georgia" w:hAnsi="Georgia"/>
                <w:b w:val="0"/>
                <w:bCs w:val="0"/>
                <w:sz w:val="24"/>
                <w:szCs w:val="24"/>
                <w:lang w:val="en-US"/>
              </w:rPr>
              <w:t>(mg No3/l)</w:t>
            </w:r>
          </w:p>
        </w:tc>
        <w:tc>
          <w:tcPr>
            <w:tcW w:w="1134" w:type="dxa"/>
            <w:tcBorders>
              <w:top w:val="single" w:sz="4" w:space="0" w:color="auto"/>
              <w:left w:val="double" w:sz="4" w:space="0" w:color="auto"/>
              <w:bottom w:val="single" w:sz="4" w:space="0" w:color="auto"/>
              <w:right w:val="single" w:sz="4" w:space="0" w:color="auto"/>
            </w:tcBorders>
            <w:shd w:val="clear" w:color="auto" w:fill="B7D4EF" w:themeFill="text2" w:themeFillTint="33"/>
            <w:hideMark/>
          </w:tcPr>
          <w:p w14:paraId="415DFE39"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30101</w:t>
            </w:r>
          </w:p>
        </w:tc>
        <w:tc>
          <w:tcPr>
            <w:tcW w:w="85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4DEEAFF1"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16</w:t>
            </w:r>
            <w:r>
              <w:rPr>
                <w:rFonts w:ascii="Georgia" w:hAnsi="Georgia"/>
                <w:sz w:val="24"/>
                <w:szCs w:val="24"/>
                <w:lang w:val="es-ES"/>
              </w:rPr>
              <w:t>2</w:t>
            </w:r>
          </w:p>
        </w:tc>
        <w:tc>
          <w:tcPr>
            <w:tcW w:w="851"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8E08538"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7</w:t>
            </w:r>
          </w:p>
        </w:tc>
        <w:tc>
          <w:tcPr>
            <w:tcW w:w="567"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386398ED"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w:t>
            </w:r>
          </w:p>
        </w:tc>
        <w:tc>
          <w:tcPr>
            <w:tcW w:w="1134"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FEE7EEF"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1994-09-01</w:t>
            </w:r>
          </w:p>
        </w:tc>
        <w:tc>
          <w:tcPr>
            <w:tcW w:w="850"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5B887190"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24.1</w:t>
            </w:r>
          </w:p>
        </w:tc>
        <w:tc>
          <w:tcPr>
            <w:tcW w:w="1276" w:type="dxa"/>
            <w:tcBorders>
              <w:top w:val="single" w:sz="4" w:space="0" w:color="auto"/>
              <w:left w:val="single" w:sz="4" w:space="0" w:color="auto"/>
              <w:bottom w:val="single" w:sz="4" w:space="0" w:color="auto"/>
              <w:right w:val="single" w:sz="4" w:space="0" w:color="auto"/>
            </w:tcBorders>
            <w:shd w:val="clear" w:color="auto" w:fill="B7D4EF" w:themeFill="text2" w:themeFillTint="33"/>
            <w:hideMark/>
          </w:tcPr>
          <w:p w14:paraId="1C7979E1"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29</w:t>
            </w:r>
          </w:p>
        </w:tc>
        <w:tc>
          <w:tcPr>
            <w:tcW w:w="992"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7B457B09"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1.2806</w:t>
            </w:r>
          </w:p>
        </w:tc>
        <w:tc>
          <w:tcPr>
            <w:tcW w:w="851"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338E015B"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1.000</w:t>
            </w:r>
          </w:p>
        </w:tc>
        <w:tc>
          <w:tcPr>
            <w:tcW w:w="850" w:type="dxa"/>
            <w:tcBorders>
              <w:top w:val="single" w:sz="4" w:space="0" w:color="auto"/>
              <w:left w:val="single" w:sz="4" w:space="0" w:color="auto"/>
              <w:bottom w:val="single" w:sz="4" w:space="0" w:color="auto"/>
              <w:right w:val="single" w:sz="4" w:space="0" w:color="auto"/>
            </w:tcBorders>
            <w:shd w:val="clear" w:color="auto" w:fill="B7D4EF" w:themeFill="text2" w:themeFillTint="33"/>
            <w:vAlign w:val="center"/>
            <w:hideMark/>
          </w:tcPr>
          <w:p w14:paraId="69D6C7EA"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7.90</w:t>
            </w:r>
          </w:p>
        </w:tc>
      </w:tr>
      <w:tr w:rsidR="00BA3A53" w:rsidRPr="00B7157A" w14:paraId="531C4502" w14:textId="77777777" w:rsidTr="00AE2592">
        <w:tc>
          <w:tcPr>
            <w:cnfStyle w:val="001000000000" w:firstRow="0" w:lastRow="0" w:firstColumn="1" w:lastColumn="0" w:oddVBand="0" w:evenVBand="0" w:oddHBand="0" w:evenHBand="0" w:firstRowFirstColumn="0" w:firstRowLastColumn="0" w:lastRowFirstColumn="0" w:lastRowLastColumn="0"/>
            <w:tcW w:w="1371" w:type="dxa"/>
            <w:vMerge/>
            <w:tcBorders>
              <w:right w:val="double" w:sz="4" w:space="0" w:color="auto"/>
            </w:tcBorders>
            <w:hideMark/>
          </w:tcPr>
          <w:p w14:paraId="3CFB2AB3" w14:textId="77777777" w:rsidR="00BA3A53" w:rsidRPr="00B7157A" w:rsidRDefault="00BA3A53" w:rsidP="00AE2592">
            <w:pPr>
              <w:rPr>
                <w:rFonts w:ascii="Georgia" w:hAnsi="Georgia"/>
                <w:sz w:val="24"/>
                <w:szCs w:val="24"/>
                <w:lang w:val="es-ES"/>
              </w:rPr>
            </w:pPr>
          </w:p>
        </w:tc>
        <w:tc>
          <w:tcPr>
            <w:tcW w:w="1134" w:type="dxa"/>
            <w:tcBorders>
              <w:top w:val="single" w:sz="4" w:space="0" w:color="auto"/>
              <w:left w:val="double" w:sz="4" w:space="0" w:color="auto"/>
              <w:bottom w:val="single" w:sz="4" w:space="0" w:color="auto"/>
              <w:right w:val="single" w:sz="4" w:space="0" w:color="auto"/>
            </w:tcBorders>
            <w:shd w:val="clear" w:color="auto" w:fill="B3E5A1" w:themeFill="accent6" w:themeFillTint="66"/>
            <w:hideMark/>
          </w:tcPr>
          <w:p w14:paraId="0AA1FC82"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30304</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0360B4C9"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40</w:t>
            </w:r>
          </w:p>
        </w:tc>
        <w:tc>
          <w:tcPr>
            <w:tcW w:w="851"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30044748"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0</w:t>
            </w:r>
          </w:p>
        </w:tc>
        <w:tc>
          <w:tcPr>
            <w:tcW w:w="567"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2F2F5AD7"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w:t>
            </w:r>
          </w:p>
        </w:tc>
        <w:tc>
          <w:tcPr>
            <w:tcW w:w="1134"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46BCC119"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1994-12-01</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5248B180"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24.8</w:t>
            </w:r>
          </w:p>
        </w:tc>
        <w:tc>
          <w:tcPr>
            <w:tcW w:w="1276" w:type="dxa"/>
            <w:tcBorders>
              <w:top w:val="single" w:sz="4" w:space="0" w:color="auto"/>
              <w:left w:val="single" w:sz="4" w:space="0" w:color="auto"/>
              <w:bottom w:val="single" w:sz="4" w:space="0" w:color="auto"/>
              <w:right w:val="single" w:sz="4" w:space="0" w:color="auto"/>
            </w:tcBorders>
            <w:shd w:val="clear" w:color="auto" w:fill="B3E5A1" w:themeFill="accent6" w:themeFillTint="66"/>
            <w:hideMark/>
          </w:tcPr>
          <w:p w14:paraId="49CE5809" w14:textId="77777777" w:rsidR="00BA3A53" w:rsidRPr="00B7157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105</w:t>
            </w:r>
          </w:p>
        </w:tc>
        <w:tc>
          <w:tcPr>
            <w:tcW w:w="992"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0C1437A0"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21.0257</w:t>
            </w:r>
          </w:p>
        </w:tc>
        <w:tc>
          <w:tcPr>
            <w:tcW w:w="851"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7EA6AD3E"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15.200</w:t>
            </w:r>
          </w:p>
        </w:tc>
        <w:tc>
          <w:tcPr>
            <w:tcW w:w="850" w:type="dxa"/>
            <w:tcBorders>
              <w:top w:val="single" w:sz="4" w:space="0" w:color="auto"/>
              <w:left w:val="single" w:sz="4" w:space="0" w:color="auto"/>
              <w:bottom w:val="single" w:sz="4" w:space="0" w:color="auto"/>
              <w:right w:val="single" w:sz="4" w:space="0" w:color="auto"/>
            </w:tcBorders>
            <w:shd w:val="clear" w:color="auto" w:fill="B3E5A1" w:themeFill="accent6" w:themeFillTint="66"/>
            <w:vAlign w:val="center"/>
            <w:hideMark/>
          </w:tcPr>
          <w:p w14:paraId="5B512599" w14:textId="77777777" w:rsidR="00BA3A53" w:rsidRPr="00C038BA" w:rsidRDefault="00BA3A53" w:rsidP="00AE2592">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77.90</w:t>
            </w:r>
          </w:p>
        </w:tc>
      </w:tr>
      <w:tr w:rsidR="00BA3A53" w:rsidRPr="00B7157A" w14:paraId="5A2B3CE8" w14:textId="77777777" w:rsidTr="00AE25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71" w:type="dxa"/>
            <w:vMerge/>
            <w:tcBorders>
              <w:right w:val="double" w:sz="4" w:space="0" w:color="auto"/>
            </w:tcBorders>
            <w:hideMark/>
          </w:tcPr>
          <w:p w14:paraId="7E90432D" w14:textId="77777777" w:rsidR="00BA3A53" w:rsidRPr="00B7157A" w:rsidRDefault="00BA3A53" w:rsidP="00AE2592">
            <w:pPr>
              <w:rPr>
                <w:rFonts w:ascii="Georgia" w:hAnsi="Georgia"/>
                <w:sz w:val="24"/>
                <w:szCs w:val="24"/>
                <w:lang w:val="es-ES"/>
              </w:rPr>
            </w:pPr>
          </w:p>
        </w:tc>
        <w:tc>
          <w:tcPr>
            <w:tcW w:w="1134" w:type="dxa"/>
            <w:tcBorders>
              <w:top w:val="single" w:sz="4" w:space="0" w:color="auto"/>
              <w:left w:val="double" w:sz="4" w:space="0" w:color="auto"/>
              <w:bottom w:val="single" w:sz="4" w:space="0" w:color="auto"/>
              <w:right w:val="single" w:sz="4" w:space="0" w:color="auto"/>
            </w:tcBorders>
            <w:shd w:val="clear" w:color="auto" w:fill="84E290" w:themeFill="accent3" w:themeFillTint="66"/>
            <w:hideMark/>
          </w:tcPr>
          <w:p w14:paraId="7F6E134C"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30309</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3CE757DA"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13</w:t>
            </w:r>
          </w:p>
        </w:tc>
        <w:tc>
          <w:tcPr>
            <w:tcW w:w="851"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122208CF"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0</w:t>
            </w:r>
          </w:p>
        </w:tc>
        <w:tc>
          <w:tcPr>
            <w:tcW w:w="567"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3EB8B308"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0</w:t>
            </w:r>
          </w:p>
        </w:tc>
        <w:tc>
          <w:tcPr>
            <w:tcW w:w="1134"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4EB91ED6"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2015-02-12</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2EE0C4EB"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4.6</w:t>
            </w:r>
          </w:p>
        </w:tc>
        <w:tc>
          <w:tcPr>
            <w:tcW w:w="1276" w:type="dxa"/>
            <w:tcBorders>
              <w:top w:val="single" w:sz="4" w:space="0" w:color="auto"/>
              <w:left w:val="single" w:sz="4" w:space="0" w:color="auto"/>
              <w:bottom w:val="single" w:sz="4" w:space="0" w:color="auto"/>
              <w:right w:val="single" w:sz="4" w:space="0" w:color="auto"/>
            </w:tcBorders>
            <w:shd w:val="clear" w:color="auto" w:fill="84E290" w:themeFill="accent3" w:themeFillTint="66"/>
            <w:hideMark/>
          </w:tcPr>
          <w:p w14:paraId="7FEF48A7" w14:textId="77777777" w:rsidR="00BA3A53" w:rsidRPr="00B7157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B7157A">
              <w:rPr>
                <w:rFonts w:ascii="Georgia" w:hAnsi="Georgia"/>
                <w:sz w:val="24"/>
                <w:szCs w:val="24"/>
                <w:lang w:val="es-ES"/>
              </w:rPr>
              <w:t>124</w:t>
            </w:r>
          </w:p>
        </w:tc>
        <w:tc>
          <w:tcPr>
            <w:tcW w:w="992"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19C33458"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14.2846</w:t>
            </w:r>
          </w:p>
        </w:tc>
        <w:tc>
          <w:tcPr>
            <w:tcW w:w="851"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70BBC93D"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12.000</w:t>
            </w:r>
          </w:p>
        </w:tc>
        <w:tc>
          <w:tcPr>
            <w:tcW w:w="850" w:type="dxa"/>
            <w:tcBorders>
              <w:top w:val="single" w:sz="4" w:space="0" w:color="auto"/>
              <w:left w:val="single" w:sz="4" w:space="0" w:color="auto"/>
              <w:bottom w:val="single" w:sz="4" w:space="0" w:color="auto"/>
              <w:right w:val="single" w:sz="4" w:space="0" w:color="auto"/>
            </w:tcBorders>
            <w:shd w:val="clear" w:color="auto" w:fill="84E290" w:themeFill="accent3" w:themeFillTint="66"/>
            <w:vAlign w:val="center"/>
            <w:hideMark/>
          </w:tcPr>
          <w:p w14:paraId="6F242EFB" w14:textId="77777777" w:rsidR="00BA3A53" w:rsidRPr="00C038BA" w:rsidRDefault="00BA3A53" w:rsidP="00AE2592">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s-ES"/>
              </w:rPr>
            </w:pPr>
            <w:r w:rsidRPr="00C038BA">
              <w:rPr>
                <w:rFonts w:ascii="Georgia" w:hAnsi="Georgia"/>
                <w:sz w:val="24"/>
                <w:szCs w:val="24"/>
                <w:lang w:val="es-ES"/>
              </w:rPr>
              <w:t>42.00</w:t>
            </w:r>
          </w:p>
        </w:tc>
      </w:tr>
    </w:tbl>
    <w:p w14:paraId="47CC7582" w14:textId="77777777" w:rsidR="00BA3A53" w:rsidRPr="00AD14B4" w:rsidRDefault="00BA3A53" w:rsidP="00BA3A53">
      <w:pPr>
        <w:spacing w:after="160" w:line="240" w:lineRule="auto"/>
        <w:rPr>
          <w:rFonts w:ascii="Georgia" w:hAnsi="Georgia"/>
          <w:lang w:val="en-US"/>
        </w:rPr>
      </w:pPr>
    </w:p>
    <w:p w14:paraId="09C4E548" w14:textId="77777777" w:rsidR="00BA3A53" w:rsidRDefault="00BA3A53" w:rsidP="00BA3A53">
      <w:pPr>
        <w:spacing w:after="160" w:line="240" w:lineRule="auto"/>
        <w:rPr>
          <w:rFonts w:ascii="Georgia" w:hAnsi="Georgia"/>
          <w:sz w:val="24"/>
          <w:szCs w:val="24"/>
          <w:lang w:val="en-US"/>
        </w:rPr>
      </w:pPr>
    </w:p>
    <w:p w14:paraId="619CA198" w14:textId="77777777" w:rsidR="00BA3A53" w:rsidRPr="00780525" w:rsidRDefault="00BA3A53" w:rsidP="00BA3A53">
      <w:pPr>
        <w:spacing w:after="0" w:line="240" w:lineRule="auto"/>
        <w:rPr>
          <w:rFonts w:ascii="Georgia" w:eastAsia="Times New Roman" w:hAnsi="Georgia" w:cs="Times New Roman"/>
          <w:kern w:val="0"/>
          <w:sz w:val="24"/>
          <w:szCs w:val="24"/>
          <w:lang w:val="en-US" w:eastAsia="es-ES"/>
        </w:rPr>
      </w:pPr>
      <w:r w:rsidRPr="00C038BA">
        <w:rPr>
          <w:rFonts w:ascii="Georgia" w:hAnsi="Georgia"/>
          <w:sz w:val="24"/>
          <w:szCs w:val="24"/>
          <w:highlight w:val="yellow"/>
        </w:rPr>
        <w:t>TABLE</w:t>
      </w:r>
      <w:r w:rsidRPr="008B68B7">
        <w:rPr>
          <w:rFonts w:ascii="Georgia" w:hAnsi="Georgia"/>
          <w:sz w:val="24"/>
          <w:szCs w:val="24"/>
          <w:highlight w:val="yellow"/>
        </w:rPr>
        <w:t xml:space="preserve"> P</w:t>
      </w:r>
      <w:r>
        <w:rPr>
          <w:rFonts w:ascii="Georgia" w:hAnsi="Georgia"/>
          <w:sz w:val="24"/>
          <w:szCs w:val="24"/>
        </w:rPr>
        <w:t xml:space="preserve"> (move to appendice)</w:t>
      </w:r>
      <w:r w:rsidRPr="00B73BF5">
        <w:rPr>
          <w:rFonts w:ascii="Georgia" w:hAnsi="Georgia"/>
          <w:sz w:val="24"/>
          <w:szCs w:val="24"/>
        </w:rPr>
        <w:t>: Vali</w:t>
      </w:r>
      <w:r w:rsidRPr="005D2A4C">
        <w:rPr>
          <w:rFonts w:ascii="Georgia" w:hAnsi="Georgia"/>
          <w:sz w:val="24"/>
          <w:szCs w:val="24"/>
        </w:rPr>
        <w:t>dation</w:t>
      </w:r>
      <w:r>
        <w:rPr>
          <w:rFonts w:ascii="Georgia" w:hAnsi="Georgia"/>
          <w:sz w:val="24"/>
          <w:szCs w:val="24"/>
        </w:rPr>
        <w:t xml:space="preserve"> data used: </w:t>
      </w:r>
      <w:r w:rsidRPr="00780525">
        <w:rPr>
          <w:rFonts w:ascii="Georgia" w:eastAsia="Times New Roman" w:hAnsi="Georgia" w:cs="Times New Roman"/>
          <w:kern w:val="0"/>
          <w:sz w:val="24"/>
          <w:szCs w:val="24"/>
          <w:lang w:val="en-US" w:eastAsia="es-ES"/>
        </w:rPr>
        <w:t>Rows: 43 dates (station 30304, study period 1981-01-01 to 20</w:t>
      </w:r>
      <w:r>
        <w:rPr>
          <w:rFonts w:ascii="Georgia" w:eastAsia="Times New Roman" w:hAnsi="Georgia" w:cs="Times New Roman"/>
          <w:kern w:val="0"/>
          <w:sz w:val="24"/>
          <w:szCs w:val="24"/>
          <w:lang w:val="en-US" w:eastAsia="es-ES"/>
        </w:rPr>
        <w:t>20</w:t>
      </w:r>
      <w:r w:rsidRPr="00780525">
        <w:rPr>
          <w:rFonts w:ascii="Georgia" w:eastAsia="Times New Roman" w:hAnsi="Georgia" w:cs="Times New Roman"/>
          <w:kern w:val="0"/>
          <w:sz w:val="24"/>
          <w:szCs w:val="24"/>
          <w:lang w:val="en-US" w:eastAsia="es-ES"/>
        </w:rPr>
        <w:t>-</w:t>
      </w:r>
      <w:r>
        <w:rPr>
          <w:rFonts w:ascii="Georgia" w:eastAsia="Times New Roman" w:hAnsi="Georgia" w:cs="Times New Roman"/>
          <w:kern w:val="0"/>
          <w:sz w:val="24"/>
          <w:szCs w:val="24"/>
          <w:lang w:val="en-US" w:eastAsia="es-ES"/>
        </w:rPr>
        <w:t>01</w:t>
      </w:r>
      <w:r w:rsidRPr="00780525">
        <w:rPr>
          <w:rFonts w:ascii="Georgia" w:eastAsia="Times New Roman" w:hAnsi="Georgia" w:cs="Times New Roman"/>
          <w:kern w:val="0"/>
          <w:sz w:val="24"/>
          <w:szCs w:val="24"/>
          <w:lang w:val="en-US" w:eastAsia="es-ES"/>
        </w:rPr>
        <w:t>-</w:t>
      </w:r>
      <w:r>
        <w:rPr>
          <w:rFonts w:ascii="Georgia" w:eastAsia="Times New Roman" w:hAnsi="Georgia" w:cs="Times New Roman"/>
          <w:kern w:val="0"/>
          <w:sz w:val="24"/>
          <w:szCs w:val="24"/>
          <w:lang w:val="en-US" w:eastAsia="es-ES"/>
        </w:rPr>
        <w:t>01</w:t>
      </w:r>
      <w:r w:rsidRPr="00780525">
        <w:rPr>
          <w:rFonts w:ascii="Georgia" w:eastAsia="Times New Roman" w:hAnsi="Georgia" w:cs="Times New Roman"/>
          <w:kern w:val="0"/>
          <w:sz w:val="24"/>
          <w:szCs w:val="24"/>
          <w:lang w:val="en-US" w:eastAsia="es-ES"/>
        </w:rPr>
        <w:t>, valid = non-negative numeric or LC).</w:t>
      </w:r>
      <w:r>
        <w:rPr>
          <w:rFonts w:ascii="Georgia" w:eastAsia="Times New Roman" w:hAnsi="Georgia" w:cs="Times New Roman"/>
          <w:kern w:val="0"/>
          <w:sz w:val="24"/>
          <w:szCs w:val="24"/>
          <w:lang w:val="en-US" w:eastAsia="es-ES"/>
        </w:rPr>
        <w:t xml:space="preserve"> LC values were replaced with half of the lowest value reported in the whole dataset.</w:t>
      </w:r>
    </w:p>
    <w:p w14:paraId="50F02507" w14:textId="77777777" w:rsidR="00BA3A53" w:rsidRDefault="00BA3A53" w:rsidP="00BA3A53">
      <w:pPr>
        <w:spacing w:after="0" w:line="240" w:lineRule="auto"/>
        <w:rPr>
          <w:rFonts w:ascii="Georgia" w:eastAsia="Times New Roman" w:hAnsi="Georgia" w:cs="Times New Roman"/>
          <w:kern w:val="0"/>
          <w:sz w:val="24"/>
          <w:szCs w:val="24"/>
          <w:lang w:val="en-US" w:eastAsia="es-ES"/>
        </w:rPr>
      </w:pPr>
    </w:p>
    <w:tbl>
      <w:tblPr>
        <w:tblStyle w:val="TableGridLight"/>
        <w:tblW w:w="0" w:type="auto"/>
        <w:tblLook w:val="04A0" w:firstRow="1" w:lastRow="0" w:firstColumn="1" w:lastColumn="0" w:noHBand="0" w:noVBand="1"/>
      </w:tblPr>
      <w:tblGrid>
        <w:gridCol w:w="1555"/>
        <w:gridCol w:w="1707"/>
        <w:gridCol w:w="1411"/>
        <w:gridCol w:w="1134"/>
      </w:tblGrid>
      <w:tr w:rsidR="00BA3A53" w:rsidRPr="00780525" w14:paraId="2C15FB10" w14:textId="77777777" w:rsidTr="00AE2592">
        <w:tc>
          <w:tcPr>
            <w:tcW w:w="1555" w:type="dxa"/>
            <w:hideMark/>
          </w:tcPr>
          <w:p w14:paraId="27C94B18" w14:textId="77777777" w:rsidR="00BA3A53" w:rsidRPr="00780525" w:rsidRDefault="00BA3A53" w:rsidP="00AE2592">
            <w:pPr>
              <w:rPr>
                <w:rFonts w:ascii="Georgia" w:eastAsia="Times New Roman" w:hAnsi="Georgia" w:cs="Times New Roman"/>
                <w:b/>
                <w:bCs/>
                <w:kern w:val="0"/>
                <w:sz w:val="24"/>
                <w:szCs w:val="24"/>
                <w:lang w:val="es-ES" w:eastAsia="es-ES"/>
              </w:rPr>
            </w:pPr>
            <w:r>
              <w:rPr>
                <w:rFonts w:ascii="Georgia" w:eastAsia="Times New Roman" w:hAnsi="Georgia" w:cs="Times New Roman"/>
                <w:b/>
                <w:bCs/>
                <w:kern w:val="0"/>
                <w:sz w:val="24"/>
                <w:szCs w:val="24"/>
                <w:lang w:val="es-ES" w:eastAsia="es-ES"/>
              </w:rPr>
              <w:t>Date</w:t>
            </w:r>
          </w:p>
        </w:tc>
        <w:tc>
          <w:tcPr>
            <w:tcW w:w="1707" w:type="dxa"/>
            <w:hideMark/>
          </w:tcPr>
          <w:p w14:paraId="7052B17B" w14:textId="77777777" w:rsidR="00BA3A53" w:rsidRPr="008B353C" w:rsidRDefault="00BA3A53" w:rsidP="00AE2592">
            <w:pPr>
              <w:rPr>
                <w:rFonts w:ascii="Georgia" w:eastAsia="Times New Roman" w:hAnsi="Georgia" w:cs="Times New Roman"/>
                <w:b/>
                <w:bCs/>
                <w:kern w:val="0"/>
                <w:sz w:val="24"/>
                <w:szCs w:val="24"/>
                <w:lang w:val="en-US" w:eastAsia="es-ES"/>
              </w:rPr>
            </w:pPr>
            <w:r w:rsidRPr="008B353C">
              <w:rPr>
                <w:rFonts w:ascii="Georgia" w:hAnsi="Georgia"/>
                <w:b/>
                <w:bCs/>
                <w:sz w:val="24"/>
                <w:szCs w:val="24"/>
                <w:lang w:val="en-US"/>
              </w:rPr>
              <w:t>Total Phosphorus</w:t>
            </w:r>
            <w:r w:rsidRPr="008B353C">
              <w:rPr>
                <w:rFonts w:ascii="Georgia" w:hAnsi="Georgia"/>
                <w:sz w:val="24"/>
                <w:szCs w:val="24"/>
                <w:lang w:val="en-US"/>
              </w:rPr>
              <w:t xml:space="preserve"> </w:t>
            </w:r>
            <w:r w:rsidRPr="008B353C">
              <w:rPr>
                <w:rFonts w:ascii="Georgia" w:eastAsia="Times New Roman" w:hAnsi="Georgia" w:cs="Times New Roman"/>
                <w:kern w:val="0"/>
                <w:sz w:val="24"/>
                <w:szCs w:val="24"/>
                <w:lang w:val="en-US" w:eastAsia="es-ES"/>
              </w:rPr>
              <w:t>(mg P/l)</w:t>
            </w:r>
          </w:p>
        </w:tc>
        <w:tc>
          <w:tcPr>
            <w:tcW w:w="1411" w:type="dxa"/>
            <w:hideMark/>
          </w:tcPr>
          <w:p w14:paraId="2F6FACC0" w14:textId="77777777" w:rsidR="00BA3A53" w:rsidRPr="008B353C" w:rsidRDefault="00BA3A53" w:rsidP="00AE2592">
            <w:pPr>
              <w:rPr>
                <w:rFonts w:ascii="Georgia" w:eastAsia="Times New Roman" w:hAnsi="Georgia" w:cs="Times New Roman"/>
                <w:b/>
                <w:bCs/>
                <w:kern w:val="0"/>
                <w:sz w:val="24"/>
                <w:szCs w:val="24"/>
                <w:lang w:val="de-DE" w:eastAsia="es-ES"/>
              </w:rPr>
            </w:pPr>
            <w:r w:rsidRPr="008B353C">
              <w:rPr>
                <w:rFonts w:ascii="Georgia" w:hAnsi="Georgia"/>
                <w:b/>
                <w:bCs/>
                <w:sz w:val="24"/>
                <w:szCs w:val="24"/>
                <w:lang w:val="de-DE"/>
              </w:rPr>
              <w:t>Kjeldahl Nitrogen</w:t>
            </w:r>
            <w:r w:rsidRPr="008B353C">
              <w:rPr>
                <w:rFonts w:ascii="Georgia" w:hAnsi="Georgia"/>
                <w:sz w:val="24"/>
                <w:szCs w:val="24"/>
                <w:lang w:val="de-DE"/>
              </w:rPr>
              <w:t xml:space="preserve"> </w:t>
            </w:r>
            <w:r w:rsidRPr="008B353C">
              <w:rPr>
                <w:rFonts w:ascii="Georgia" w:eastAsia="Times New Roman" w:hAnsi="Georgia" w:cs="Times New Roman"/>
                <w:kern w:val="0"/>
                <w:sz w:val="24"/>
                <w:szCs w:val="24"/>
                <w:lang w:val="de-DE" w:eastAsia="es-ES"/>
              </w:rPr>
              <w:t>(mg N/l)</w:t>
            </w:r>
          </w:p>
        </w:tc>
        <w:tc>
          <w:tcPr>
            <w:tcW w:w="1134" w:type="dxa"/>
            <w:hideMark/>
          </w:tcPr>
          <w:p w14:paraId="6A431F55" w14:textId="77777777" w:rsidR="00BA3A53" w:rsidRPr="008B353C" w:rsidRDefault="00BA3A53" w:rsidP="00AE2592">
            <w:pPr>
              <w:rPr>
                <w:rFonts w:ascii="Georgia" w:eastAsia="Times New Roman" w:hAnsi="Georgia" w:cs="Times New Roman"/>
                <w:b/>
                <w:bCs/>
                <w:kern w:val="0"/>
                <w:sz w:val="24"/>
                <w:szCs w:val="24"/>
                <w:lang w:val="es-ES" w:eastAsia="es-ES"/>
              </w:rPr>
            </w:pPr>
            <w:r w:rsidRPr="008B353C">
              <w:rPr>
                <w:rFonts w:ascii="Georgia" w:hAnsi="Georgia"/>
                <w:b/>
                <w:bCs/>
                <w:sz w:val="24"/>
                <w:szCs w:val="24"/>
                <w:lang w:val="es-ES"/>
              </w:rPr>
              <w:t>Nitrate</w:t>
            </w:r>
            <w:r w:rsidRPr="008B353C">
              <w:rPr>
                <w:rFonts w:ascii="Georgia" w:hAnsi="Georgia"/>
                <w:sz w:val="24"/>
                <w:szCs w:val="24"/>
                <w:lang w:val="es-ES"/>
              </w:rPr>
              <w:t xml:space="preserve"> </w:t>
            </w:r>
            <w:r w:rsidRPr="008B353C">
              <w:rPr>
                <w:rFonts w:ascii="Georgia" w:eastAsia="Times New Roman" w:hAnsi="Georgia" w:cs="Times New Roman"/>
                <w:kern w:val="0"/>
                <w:sz w:val="24"/>
                <w:szCs w:val="24"/>
                <w:lang w:val="es-ES" w:eastAsia="es-ES"/>
              </w:rPr>
              <w:t>(mg NO3/l)</w:t>
            </w:r>
          </w:p>
        </w:tc>
      </w:tr>
      <w:tr w:rsidR="00BA3A53" w:rsidRPr="00780525" w14:paraId="464BF1B7" w14:textId="77777777" w:rsidTr="00AE2592">
        <w:tc>
          <w:tcPr>
            <w:tcW w:w="1555" w:type="dxa"/>
            <w:hideMark/>
          </w:tcPr>
          <w:p w14:paraId="624D5FF7"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1994-12-01</w:t>
            </w:r>
          </w:p>
        </w:tc>
        <w:tc>
          <w:tcPr>
            <w:tcW w:w="1707" w:type="dxa"/>
            <w:vAlign w:val="center"/>
            <w:hideMark/>
          </w:tcPr>
          <w:p w14:paraId="4D6767B0"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1301A66E"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1.1</w:t>
            </w:r>
          </w:p>
        </w:tc>
        <w:tc>
          <w:tcPr>
            <w:tcW w:w="1134" w:type="dxa"/>
            <w:vAlign w:val="center"/>
            <w:hideMark/>
          </w:tcPr>
          <w:p w14:paraId="415A751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2.8</w:t>
            </w:r>
          </w:p>
        </w:tc>
      </w:tr>
      <w:tr w:rsidR="00BA3A53" w:rsidRPr="00780525" w14:paraId="20C4F70A" w14:textId="77777777" w:rsidTr="00AE2592">
        <w:tc>
          <w:tcPr>
            <w:tcW w:w="1555" w:type="dxa"/>
            <w:hideMark/>
          </w:tcPr>
          <w:p w14:paraId="6A84CFF2"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1995-02-01</w:t>
            </w:r>
          </w:p>
        </w:tc>
        <w:tc>
          <w:tcPr>
            <w:tcW w:w="1707" w:type="dxa"/>
            <w:vAlign w:val="center"/>
            <w:hideMark/>
          </w:tcPr>
          <w:p w14:paraId="042A6849"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69EF652D"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1.9</w:t>
            </w:r>
          </w:p>
        </w:tc>
        <w:tc>
          <w:tcPr>
            <w:tcW w:w="1134" w:type="dxa"/>
            <w:vAlign w:val="center"/>
            <w:hideMark/>
          </w:tcPr>
          <w:p w14:paraId="2009531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1.5</w:t>
            </w:r>
          </w:p>
        </w:tc>
      </w:tr>
      <w:tr w:rsidR="00BA3A53" w:rsidRPr="00780525" w14:paraId="14D82232" w14:textId="77777777" w:rsidTr="00AE2592">
        <w:tc>
          <w:tcPr>
            <w:tcW w:w="1555" w:type="dxa"/>
            <w:hideMark/>
          </w:tcPr>
          <w:p w14:paraId="3F460D21"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1995-04-01</w:t>
            </w:r>
          </w:p>
        </w:tc>
        <w:tc>
          <w:tcPr>
            <w:tcW w:w="1707" w:type="dxa"/>
            <w:vAlign w:val="center"/>
            <w:hideMark/>
          </w:tcPr>
          <w:p w14:paraId="7D72844D"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2D4A6B98"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w:t>
            </w:r>
          </w:p>
        </w:tc>
        <w:tc>
          <w:tcPr>
            <w:tcW w:w="1134" w:type="dxa"/>
            <w:vAlign w:val="center"/>
            <w:hideMark/>
          </w:tcPr>
          <w:p w14:paraId="1B0E762B"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5.5</w:t>
            </w:r>
          </w:p>
        </w:tc>
      </w:tr>
      <w:tr w:rsidR="00BA3A53" w:rsidRPr="00780525" w14:paraId="1D61A553" w14:textId="77777777" w:rsidTr="00AE2592">
        <w:tc>
          <w:tcPr>
            <w:tcW w:w="1555" w:type="dxa"/>
            <w:hideMark/>
          </w:tcPr>
          <w:p w14:paraId="42A49215"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1995-11-01</w:t>
            </w:r>
          </w:p>
        </w:tc>
        <w:tc>
          <w:tcPr>
            <w:tcW w:w="1707" w:type="dxa"/>
            <w:vAlign w:val="center"/>
            <w:hideMark/>
          </w:tcPr>
          <w:p w14:paraId="3E851921"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1321D73D"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1.7</w:t>
            </w:r>
          </w:p>
        </w:tc>
        <w:tc>
          <w:tcPr>
            <w:tcW w:w="1134" w:type="dxa"/>
            <w:vAlign w:val="center"/>
            <w:hideMark/>
          </w:tcPr>
          <w:p w14:paraId="144B073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7.3</w:t>
            </w:r>
          </w:p>
        </w:tc>
      </w:tr>
      <w:tr w:rsidR="00BA3A53" w:rsidRPr="00780525" w14:paraId="36485462" w14:textId="77777777" w:rsidTr="00AE2592">
        <w:tc>
          <w:tcPr>
            <w:tcW w:w="1555" w:type="dxa"/>
            <w:hideMark/>
          </w:tcPr>
          <w:p w14:paraId="461025C9"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1996-02-01</w:t>
            </w:r>
          </w:p>
        </w:tc>
        <w:tc>
          <w:tcPr>
            <w:tcW w:w="1707" w:type="dxa"/>
            <w:vAlign w:val="center"/>
            <w:hideMark/>
          </w:tcPr>
          <w:p w14:paraId="7486788B"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65CB553E"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4492295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77.9</w:t>
            </w:r>
          </w:p>
        </w:tc>
      </w:tr>
      <w:tr w:rsidR="00BA3A53" w:rsidRPr="00780525" w14:paraId="2EAA6878" w14:textId="77777777" w:rsidTr="00AE2592">
        <w:tc>
          <w:tcPr>
            <w:tcW w:w="1555" w:type="dxa"/>
            <w:hideMark/>
          </w:tcPr>
          <w:p w14:paraId="0FD9F76A"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1996-05-01</w:t>
            </w:r>
          </w:p>
        </w:tc>
        <w:tc>
          <w:tcPr>
            <w:tcW w:w="1707" w:type="dxa"/>
            <w:vAlign w:val="center"/>
            <w:hideMark/>
          </w:tcPr>
          <w:p w14:paraId="37F55FBF"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5B66EBBD"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166EAB32"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51.9</w:t>
            </w:r>
          </w:p>
        </w:tc>
      </w:tr>
      <w:tr w:rsidR="00BA3A53" w:rsidRPr="00780525" w14:paraId="06C02916" w14:textId="77777777" w:rsidTr="00AE2592">
        <w:tc>
          <w:tcPr>
            <w:tcW w:w="1555" w:type="dxa"/>
            <w:hideMark/>
          </w:tcPr>
          <w:p w14:paraId="5A768C20"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1996-11-01</w:t>
            </w:r>
          </w:p>
        </w:tc>
        <w:tc>
          <w:tcPr>
            <w:tcW w:w="1707" w:type="dxa"/>
            <w:vAlign w:val="center"/>
            <w:hideMark/>
          </w:tcPr>
          <w:p w14:paraId="10EA7AE0"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0E788F49"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421DA7EE"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35.5</w:t>
            </w:r>
          </w:p>
        </w:tc>
      </w:tr>
      <w:tr w:rsidR="00BA3A53" w:rsidRPr="00780525" w14:paraId="7A329A0D" w14:textId="77777777" w:rsidTr="00AE2592">
        <w:tc>
          <w:tcPr>
            <w:tcW w:w="1555" w:type="dxa"/>
            <w:hideMark/>
          </w:tcPr>
          <w:p w14:paraId="14F4D962"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1997-03-06</w:t>
            </w:r>
          </w:p>
        </w:tc>
        <w:tc>
          <w:tcPr>
            <w:tcW w:w="1707" w:type="dxa"/>
            <w:vAlign w:val="center"/>
            <w:hideMark/>
          </w:tcPr>
          <w:p w14:paraId="10443469"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239B4F47"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1.6</w:t>
            </w:r>
          </w:p>
        </w:tc>
        <w:tc>
          <w:tcPr>
            <w:tcW w:w="1134" w:type="dxa"/>
            <w:vAlign w:val="center"/>
            <w:hideMark/>
          </w:tcPr>
          <w:p w14:paraId="183D13F0"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50.7</w:t>
            </w:r>
          </w:p>
        </w:tc>
      </w:tr>
      <w:tr w:rsidR="00BA3A53" w:rsidRPr="00780525" w14:paraId="037A059E" w14:textId="77777777" w:rsidTr="00AE2592">
        <w:tc>
          <w:tcPr>
            <w:tcW w:w="1555" w:type="dxa"/>
            <w:hideMark/>
          </w:tcPr>
          <w:p w14:paraId="024CE9F3"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1997-06-20</w:t>
            </w:r>
          </w:p>
        </w:tc>
        <w:tc>
          <w:tcPr>
            <w:tcW w:w="1707" w:type="dxa"/>
            <w:vAlign w:val="center"/>
            <w:hideMark/>
          </w:tcPr>
          <w:p w14:paraId="5BB7C141"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337DBA60"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1.9</w:t>
            </w:r>
          </w:p>
        </w:tc>
        <w:tc>
          <w:tcPr>
            <w:tcW w:w="1134" w:type="dxa"/>
            <w:vAlign w:val="center"/>
            <w:hideMark/>
          </w:tcPr>
          <w:p w14:paraId="7963C498"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29.3</w:t>
            </w:r>
          </w:p>
        </w:tc>
      </w:tr>
      <w:tr w:rsidR="00BA3A53" w:rsidRPr="00780525" w14:paraId="52D63E6A" w14:textId="77777777" w:rsidTr="00AE2592">
        <w:tc>
          <w:tcPr>
            <w:tcW w:w="1555" w:type="dxa"/>
            <w:hideMark/>
          </w:tcPr>
          <w:p w14:paraId="7B361E64"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1997-10-28</w:t>
            </w:r>
          </w:p>
        </w:tc>
        <w:tc>
          <w:tcPr>
            <w:tcW w:w="1707" w:type="dxa"/>
            <w:vAlign w:val="center"/>
            <w:hideMark/>
          </w:tcPr>
          <w:p w14:paraId="6638D1AB"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2CD08A5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1.1</w:t>
            </w:r>
          </w:p>
        </w:tc>
        <w:tc>
          <w:tcPr>
            <w:tcW w:w="1134" w:type="dxa"/>
            <w:vAlign w:val="center"/>
            <w:hideMark/>
          </w:tcPr>
          <w:p w14:paraId="57577FF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23.3</w:t>
            </w:r>
          </w:p>
        </w:tc>
      </w:tr>
      <w:tr w:rsidR="00BA3A53" w:rsidRPr="00780525" w14:paraId="1EDD4476" w14:textId="77777777" w:rsidTr="00AE2592">
        <w:tc>
          <w:tcPr>
            <w:tcW w:w="1555" w:type="dxa"/>
            <w:hideMark/>
          </w:tcPr>
          <w:p w14:paraId="00254E1D"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lastRenderedPageBreak/>
              <w:t>1997-12-10</w:t>
            </w:r>
          </w:p>
        </w:tc>
        <w:tc>
          <w:tcPr>
            <w:tcW w:w="1707" w:type="dxa"/>
            <w:vAlign w:val="center"/>
            <w:hideMark/>
          </w:tcPr>
          <w:p w14:paraId="32326DB3"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53A74A96"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53E54D8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45.2</w:t>
            </w:r>
          </w:p>
        </w:tc>
      </w:tr>
      <w:tr w:rsidR="00BA3A53" w:rsidRPr="00780525" w14:paraId="1AA4166E" w14:textId="77777777" w:rsidTr="00AE2592">
        <w:tc>
          <w:tcPr>
            <w:tcW w:w="1555" w:type="dxa"/>
            <w:hideMark/>
          </w:tcPr>
          <w:p w14:paraId="299830B8"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1998-03-03</w:t>
            </w:r>
          </w:p>
        </w:tc>
        <w:tc>
          <w:tcPr>
            <w:tcW w:w="1707" w:type="dxa"/>
            <w:vAlign w:val="center"/>
            <w:hideMark/>
          </w:tcPr>
          <w:p w14:paraId="4E91D21E"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4B36A97B"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0B10B2B2"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48.2</w:t>
            </w:r>
          </w:p>
        </w:tc>
      </w:tr>
      <w:tr w:rsidR="00BA3A53" w:rsidRPr="00780525" w14:paraId="68A6A4FD" w14:textId="77777777" w:rsidTr="00AE2592">
        <w:tc>
          <w:tcPr>
            <w:tcW w:w="1555" w:type="dxa"/>
            <w:hideMark/>
          </w:tcPr>
          <w:p w14:paraId="23FD438B"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1998-06-10</w:t>
            </w:r>
          </w:p>
        </w:tc>
        <w:tc>
          <w:tcPr>
            <w:tcW w:w="1707" w:type="dxa"/>
            <w:vAlign w:val="center"/>
            <w:hideMark/>
          </w:tcPr>
          <w:p w14:paraId="4614ED35"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2BDCEF8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55DF0A9A"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38.9</w:t>
            </w:r>
          </w:p>
        </w:tc>
      </w:tr>
      <w:tr w:rsidR="00BA3A53" w:rsidRPr="00780525" w14:paraId="5DD0A49C" w14:textId="77777777" w:rsidTr="00AE2592">
        <w:tc>
          <w:tcPr>
            <w:tcW w:w="1555" w:type="dxa"/>
            <w:hideMark/>
          </w:tcPr>
          <w:p w14:paraId="5C145F17"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1998-09-09</w:t>
            </w:r>
          </w:p>
        </w:tc>
        <w:tc>
          <w:tcPr>
            <w:tcW w:w="1707" w:type="dxa"/>
            <w:vAlign w:val="center"/>
            <w:hideMark/>
          </w:tcPr>
          <w:p w14:paraId="1490E5C0"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0.005 (LC)</w:t>
            </w:r>
          </w:p>
        </w:tc>
        <w:tc>
          <w:tcPr>
            <w:tcW w:w="1411" w:type="dxa"/>
            <w:vAlign w:val="center"/>
            <w:hideMark/>
          </w:tcPr>
          <w:p w14:paraId="15CABBE9"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1D97A639"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0.7</w:t>
            </w:r>
          </w:p>
        </w:tc>
      </w:tr>
      <w:tr w:rsidR="00BA3A53" w:rsidRPr="00780525" w14:paraId="478B7404" w14:textId="77777777" w:rsidTr="00AE2592">
        <w:tc>
          <w:tcPr>
            <w:tcW w:w="1555" w:type="dxa"/>
            <w:hideMark/>
          </w:tcPr>
          <w:p w14:paraId="2847CE96"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1998-12-03</w:t>
            </w:r>
          </w:p>
        </w:tc>
        <w:tc>
          <w:tcPr>
            <w:tcW w:w="1707" w:type="dxa"/>
            <w:vAlign w:val="center"/>
            <w:hideMark/>
          </w:tcPr>
          <w:p w14:paraId="65CD2921"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0.52</w:t>
            </w:r>
          </w:p>
        </w:tc>
        <w:tc>
          <w:tcPr>
            <w:tcW w:w="1411" w:type="dxa"/>
            <w:vAlign w:val="center"/>
            <w:hideMark/>
          </w:tcPr>
          <w:p w14:paraId="0AAFD2A0"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162FEC5D"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26.2</w:t>
            </w:r>
          </w:p>
        </w:tc>
      </w:tr>
      <w:tr w:rsidR="00BA3A53" w:rsidRPr="00780525" w14:paraId="0C88BF1F" w14:textId="77777777" w:rsidTr="00AE2592">
        <w:tc>
          <w:tcPr>
            <w:tcW w:w="1555" w:type="dxa"/>
            <w:hideMark/>
          </w:tcPr>
          <w:p w14:paraId="4BEE9B30"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1999-03-16</w:t>
            </w:r>
          </w:p>
        </w:tc>
        <w:tc>
          <w:tcPr>
            <w:tcW w:w="1707" w:type="dxa"/>
            <w:vAlign w:val="center"/>
            <w:hideMark/>
          </w:tcPr>
          <w:p w14:paraId="1BC46332"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0.66</w:t>
            </w:r>
          </w:p>
        </w:tc>
        <w:tc>
          <w:tcPr>
            <w:tcW w:w="1411" w:type="dxa"/>
            <w:vAlign w:val="center"/>
            <w:hideMark/>
          </w:tcPr>
          <w:p w14:paraId="581E3813"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1A5A129D"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15.2</w:t>
            </w:r>
          </w:p>
        </w:tc>
      </w:tr>
      <w:tr w:rsidR="00BA3A53" w:rsidRPr="00780525" w14:paraId="4DD7AEE9" w14:textId="77777777" w:rsidTr="00AE2592">
        <w:tc>
          <w:tcPr>
            <w:tcW w:w="1555" w:type="dxa"/>
            <w:hideMark/>
          </w:tcPr>
          <w:p w14:paraId="7518B092"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1999-06-01</w:t>
            </w:r>
          </w:p>
        </w:tc>
        <w:tc>
          <w:tcPr>
            <w:tcW w:w="1707" w:type="dxa"/>
            <w:vAlign w:val="center"/>
            <w:hideMark/>
          </w:tcPr>
          <w:p w14:paraId="4F3AC69A"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0.23</w:t>
            </w:r>
          </w:p>
        </w:tc>
        <w:tc>
          <w:tcPr>
            <w:tcW w:w="1411" w:type="dxa"/>
            <w:vAlign w:val="center"/>
            <w:hideMark/>
          </w:tcPr>
          <w:p w14:paraId="1CE1DBA3"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0.6</w:t>
            </w:r>
          </w:p>
        </w:tc>
        <w:tc>
          <w:tcPr>
            <w:tcW w:w="1134" w:type="dxa"/>
            <w:vAlign w:val="center"/>
            <w:hideMark/>
          </w:tcPr>
          <w:p w14:paraId="1FB3BFF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5.2</w:t>
            </w:r>
          </w:p>
        </w:tc>
      </w:tr>
      <w:tr w:rsidR="00BA3A53" w:rsidRPr="00780525" w14:paraId="6AAAE20C" w14:textId="77777777" w:rsidTr="00AE2592">
        <w:tc>
          <w:tcPr>
            <w:tcW w:w="1555" w:type="dxa"/>
            <w:hideMark/>
          </w:tcPr>
          <w:p w14:paraId="665DEE1E"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1999-11-09</w:t>
            </w:r>
          </w:p>
        </w:tc>
        <w:tc>
          <w:tcPr>
            <w:tcW w:w="1707" w:type="dxa"/>
            <w:vAlign w:val="center"/>
            <w:hideMark/>
          </w:tcPr>
          <w:p w14:paraId="3C84EE0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0.54</w:t>
            </w:r>
          </w:p>
        </w:tc>
        <w:tc>
          <w:tcPr>
            <w:tcW w:w="1411" w:type="dxa"/>
            <w:vAlign w:val="center"/>
            <w:hideMark/>
          </w:tcPr>
          <w:p w14:paraId="52AD8446"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3.2</w:t>
            </w:r>
          </w:p>
        </w:tc>
        <w:tc>
          <w:tcPr>
            <w:tcW w:w="1134" w:type="dxa"/>
            <w:vAlign w:val="center"/>
            <w:hideMark/>
          </w:tcPr>
          <w:p w14:paraId="65B84E90"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18.5</w:t>
            </w:r>
          </w:p>
        </w:tc>
      </w:tr>
      <w:tr w:rsidR="00BA3A53" w:rsidRPr="00780525" w14:paraId="166478EF" w14:textId="77777777" w:rsidTr="00AE2592">
        <w:tc>
          <w:tcPr>
            <w:tcW w:w="1555" w:type="dxa"/>
            <w:hideMark/>
          </w:tcPr>
          <w:p w14:paraId="38AECA3D"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1999-12-01</w:t>
            </w:r>
          </w:p>
        </w:tc>
        <w:tc>
          <w:tcPr>
            <w:tcW w:w="1707" w:type="dxa"/>
            <w:vAlign w:val="center"/>
            <w:hideMark/>
          </w:tcPr>
          <w:p w14:paraId="249164D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0.59</w:t>
            </w:r>
          </w:p>
        </w:tc>
        <w:tc>
          <w:tcPr>
            <w:tcW w:w="1411" w:type="dxa"/>
            <w:vAlign w:val="center"/>
            <w:hideMark/>
          </w:tcPr>
          <w:p w14:paraId="78D78943"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7FB9CFC3" w14:textId="77777777" w:rsidR="00BA3A53" w:rsidRPr="00780525" w:rsidRDefault="00BA3A53" w:rsidP="00AE2592">
            <w:pPr>
              <w:rPr>
                <w:rFonts w:ascii="Georgia" w:eastAsia="Times New Roman" w:hAnsi="Georgia" w:cs="Times New Roman"/>
                <w:kern w:val="0"/>
                <w:sz w:val="24"/>
                <w:szCs w:val="24"/>
                <w:lang w:val="es-ES" w:eastAsia="es-ES"/>
              </w:rPr>
            </w:pPr>
          </w:p>
        </w:tc>
      </w:tr>
      <w:tr w:rsidR="00BA3A53" w:rsidRPr="00780525" w14:paraId="3D7EBA69" w14:textId="77777777" w:rsidTr="00AE2592">
        <w:tc>
          <w:tcPr>
            <w:tcW w:w="1555" w:type="dxa"/>
            <w:hideMark/>
          </w:tcPr>
          <w:p w14:paraId="27801D80"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2000-03-14</w:t>
            </w:r>
          </w:p>
        </w:tc>
        <w:tc>
          <w:tcPr>
            <w:tcW w:w="1707" w:type="dxa"/>
            <w:vAlign w:val="center"/>
            <w:hideMark/>
          </w:tcPr>
          <w:p w14:paraId="78F88592"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0.44</w:t>
            </w:r>
          </w:p>
        </w:tc>
        <w:tc>
          <w:tcPr>
            <w:tcW w:w="1411" w:type="dxa"/>
            <w:vAlign w:val="center"/>
            <w:hideMark/>
          </w:tcPr>
          <w:p w14:paraId="71293C9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5605F46C" w14:textId="77777777" w:rsidR="00BA3A53" w:rsidRPr="00780525" w:rsidRDefault="00BA3A53" w:rsidP="00AE2592">
            <w:pPr>
              <w:rPr>
                <w:rFonts w:ascii="Georgia" w:eastAsia="Times New Roman" w:hAnsi="Georgia" w:cs="Times New Roman"/>
                <w:kern w:val="0"/>
                <w:sz w:val="24"/>
                <w:szCs w:val="24"/>
                <w:lang w:val="es-ES" w:eastAsia="es-ES"/>
              </w:rPr>
            </w:pPr>
          </w:p>
        </w:tc>
      </w:tr>
      <w:tr w:rsidR="00BA3A53" w:rsidRPr="00780525" w14:paraId="1FC0A8F1" w14:textId="77777777" w:rsidTr="00AE2592">
        <w:tc>
          <w:tcPr>
            <w:tcW w:w="1555" w:type="dxa"/>
            <w:hideMark/>
          </w:tcPr>
          <w:p w14:paraId="41C22C8E"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2000-06-06</w:t>
            </w:r>
          </w:p>
        </w:tc>
        <w:tc>
          <w:tcPr>
            <w:tcW w:w="1707" w:type="dxa"/>
            <w:vAlign w:val="center"/>
            <w:hideMark/>
          </w:tcPr>
          <w:p w14:paraId="5134185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0.17</w:t>
            </w:r>
          </w:p>
        </w:tc>
        <w:tc>
          <w:tcPr>
            <w:tcW w:w="1411" w:type="dxa"/>
            <w:vAlign w:val="center"/>
            <w:hideMark/>
          </w:tcPr>
          <w:p w14:paraId="56963910"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5C17FFE4" w14:textId="77777777" w:rsidR="00BA3A53" w:rsidRPr="00780525" w:rsidRDefault="00BA3A53" w:rsidP="00AE2592">
            <w:pPr>
              <w:rPr>
                <w:rFonts w:ascii="Georgia" w:eastAsia="Times New Roman" w:hAnsi="Georgia" w:cs="Times New Roman"/>
                <w:kern w:val="0"/>
                <w:sz w:val="24"/>
                <w:szCs w:val="24"/>
                <w:lang w:val="es-ES" w:eastAsia="es-ES"/>
              </w:rPr>
            </w:pPr>
          </w:p>
        </w:tc>
      </w:tr>
      <w:tr w:rsidR="00BA3A53" w:rsidRPr="00780525" w14:paraId="6DDD33B8" w14:textId="77777777" w:rsidTr="00AE2592">
        <w:tc>
          <w:tcPr>
            <w:tcW w:w="1555" w:type="dxa"/>
            <w:hideMark/>
          </w:tcPr>
          <w:p w14:paraId="3D1DFA98"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2000-09-06</w:t>
            </w:r>
          </w:p>
        </w:tc>
        <w:tc>
          <w:tcPr>
            <w:tcW w:w="1707" w:type="dxa"/>
            <w:vAlign w:val="center"/>
            <w:hideMark/>
          </w:tcPr>
          <w:p w14:paraId="42237947"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0.13</w:t>
            </w:r>
          </w:p>
        </w:tc>
        <w:tc>
          <w:tcPr>
            <w:tcW w:w="1411" w:type="dxa"/>
            <w:vAlign w:val="center"/>
            <w:hideMark/>
          </w:tcPr>
          <w:p w14:paraId="65F06D63"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53A14B93"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0.05 (LC)</w:t>
            </w:r>
          </w:p>
        </w:tc>
      </w:tr>
      <w:tr w:rsidR="00BA3A53" w:rsidRPr="00780525" w14:paraId="2D58EA7C" w14:textId="77777777" w:rsidTr="00AE2592">
        <w:tc>
          <w:tcPr>
            <w:tcW w:w="1555" w:type="dxa"/>
            <w:hideMark/>
          </w:tcPr>
          <w:p w14:paraId="5A161A92"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2000-12-20</w:t>
            </w:r>
          </w:p>
        </w:tc>
        <w:tc>
          <w:tcPr>
            <w:tcW w:w="1707" w:type="dxa"/>
            <w:vAlign w:val="center"/>
            <w:hideMark/>
          </w:tcPr>
          <w:p w14:paraId="1D062F47"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11508146"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 (LC)</w:t>
            </w:r>
          </w:p>
        </w:tc>
        <w:tc>
          <w:tcPr>
            <w:tcW w:w="1134" w:type="dxa"/>
            <w:vAlign w:val="center"/>
            <w:hideMark/>
          </w:tcPr>
          <w:p w14:paraId="587C2309"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23.6</w:t>
            </w:r>
          </w:p>
        </w:tc>
      </w:tr>
      <w:tr w:rsidR="00BA3A53" w:rsidRPr="00780525" w14:paraId="49A36F54" w14:textId="77777777" w:rsidTr="00AE2592">
        <w:tc>
          <w:tcPr>
            <w:tcW w:w="1555" w:type="dxa"/>
            <w:hideMark/>
          </w:tcPr>
          <w:p w14:paraId="47286532"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2001-03-08</w:t>
            </w:r>
          </w:p>
        </w:tc>
        <w:tc>
          <w:tcPr>
            <w:tcW w:w="1707" w:type="dxa"/>
            <w:vAlign w:val="center"/>
            <w:hideMark/>
          </w:tcPr>
          <w:p w14:paraId="73BF1A4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0.06</w:t>
            </w:r>
          </w:p>
        </w:tc>
        <w:tc>
          <w:tcPr>
            <w:tcW w:w="1411" w:type="dxa"/>
            <w:vAlign w:val="center"/>
            <w:hideMark/>
          </w:tcPr>
          <w:p w14:paraId="05613F2A"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1.3</w:t>
            </w:r>
          </w:p>
        </w:tc>
        <w:tc>
          <w:tcPr>
            <w:tcW w:w="1134" w:type="dxa"/>
            <w:vAlign w:val="center"/>
            <w:hideMark/>
          </w:tcPr>
          <w:p w14:paraId="7EC0E879"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48.4</w:t>
            </w:r>
          </w:p>
        </w:tc>
      </w:tr>
      <w:tr w:rsidR="00BA3A53" w:rsidRPr="00780525" w14:paraId="20096182" w14:textId="77777777" w:rsidTr="00AE2592">
        <w:tc>
          <w:tcPr>
            <w:tcW w:w="1555" w:type="dxa"/>
            <w:hideMark/>
          </w:tcPr>
          <w:p w14:paraId="1DF2CFA5"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2008-11-20</w:t>
            </w:r>
          </w:p>
        </w:tc>
        <w:tc>
          <w:tcPr>
            <w:tcW w:w="1707" w:type="dxa"/>
            <w:vAlign w:val="center"/>
            <w:hideMark/>
          </w:tcPr>
          <w:p w14:paraId="0714B686"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0.278</w:t>
            </w:r>
          </w:p>
        </w:tc>
        <w:tc>
          <w:tcPr>
            <w:tcW w:w="1411" w:type="dxa"/>
            <w:vAlign w:val="center"/>
            <w:hideMark/>
          </w:tcPr>
          <w:p w14:paraId="40AAF464"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796E85A1"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12.6</w:t>
            </w:r>
          </w:p>
        </w:tc>
      </w:tr>
      <w:tr w:rsidR="00BA3A53" w:rsidRPr="00780525" w14:paraId="1D3E9573" w14:textId="77777777" w:rsidTr="00AE2592">
        <w:tc>
          <w:tcPr>
            <w:tcW w:w="1555" w:type="dxa"/>
            <w:hideMark/>
          </w:tcPr>
          <w:p w14:paraId="22EE80FC"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2009-01-21</w:t>
            </w:r>
          </w:p>
        </w:tc>
        <w:tc>
          <w:tcPr>
            <w:tcW w:w="1707" w:type="dxa"/>
            <w:vAlign w:val="center"/>
            <w:hideMark/>
          </w:tcPr>
          <w:p w14:paraId="32D70556"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7DF47A26"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26FEEFB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12.33</w:t>
            </w:r>
          </w:p>
        </w:tc>
      </w:tr>
      <w:tr w:rsidR="00BA3A53" w:rsidRPr="00780525" w14:paraId="100EA296" w14:textId="77777777" w:rsidTr="00AE2592">
        <w:tc>
          <w:tcPr>
            <w:tcW w:w="1555" w:type="dxa"/>
            <w:hideMark/>
          </w:tcPr>
          <w:p w14:paraId="04F81414"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2009-04-23</w:t>
            </w:r>
          </w:p>
        </w:tc>
        <w:tc>
          <w:tcPr>
            <w:tcW w:w="1707" w:type="dxa"/>
            <w:vAlign w:val="center"/>
            <w:hideMark/>
          </w:tcPr>
          <w:p w14:paraId="3C26F8B1"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0.15</w:t>
            </w:r>
          </w:p>
        </w:tc>
        <w:tc>
          <w:tcPr>
            <w:tcW w:w="1411" w:type="dxa"/>
            <w:vAlign w:val="center"/>
            <w:hideMark/>
          </w:tcPr>
          <w:p w14:paraId="3E1F6555"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557F4F36"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28.83</w:t>
            </w:r>
          </w:p>
        </w:tc>
      </w:tr>
      <w:tr w:rsidR="00BA3A53" w:rsidRPr="00780525" w14:paraId="663C7887" w14:textId="77777777" w:rsidTr="00AE2592">
        <w:tc>
          <w:tcPr>
            <w:tcW w:w="1555" w:type="dxa"/>
            <w:hideMark/>
          </w:tcPr>
          <w:p w14:paraId="1C801169"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2009-09-15</w:t>
            </w:r>
          </w:p>
        </w:tc>
        <w:tc>
          <w:tcPr>
            <w:tcW w:w="1707" w:type="dxa"/>
            <w:vAlign w:val="center"/>
            <w:hideMark/>
          </w:tcPr>
          <w:p w14:paraId="7828B678"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1.32</w:t>
            </w:r>
          </w:p>
        </w:tc>
        <w:tc>
          <w:tcPr>
            <w:tcW w:w="1411" w:type="dxa"/>
            <w:vAlign w:val="center"/>
            <w:hideMark/>
          </w:tcPr>
          <w:p w14:paraId="4CED04D1"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3BDE9D11"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16.39</w:t>
            </w:r>
          </w:p>
        </w:tc>
      </w:tr>
      <w:tr w:rsidR="00BA3A53" w:rsidRPr="00780525" w14:paraId="4848DCD3" w14:textId="77777777" w:rsidTr="00AE2592">
        <w:tc>
          <w:tcPr>
            <w:tcW w:w="1555" w:type="dxa"/>
            <w:hideMark/>
          </w:tcPr>
          <w:p w14:paraId="38E8CDB4"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2009-11-11</w:t>
            </w:r>
          </w:p>
        </w:tc>
        <w:tc>
          <w:tcPr>
            <w:tcW w:w="1707" w:type="dxa"/>
            <w:vAlign w:val="center"/>
            <w:hideMark/>
          </w:tcPr>
          <w:p w14:paraId="56283321"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0.311</w:t>
            </w:r>
          </w:p>
        </w:tc>
        <w:tc>
          <w:tcPr>
            <w:tcW w:w="1411" w:type="dxa"/>
            <w:vAlign w:val="center"/>
            <w:hideMark/>
          </w:tcPr>
          <w:p w14:paraId="5F3E506E"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74A064D3"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40.98</w:t>
            </w:r>
          </w:p>
        </w:tc>
      </w:tr>
      <w:tr w:rsidR="00BA3A53" w:rsidRPr="00780525" w14:paraId="68479EA0" w14:textId="77777777" w:rsidTr="00AE2592">
        <w:tc>
          <w:tcPr>
            <w:tcW w:w="1555" w:type="dxa"/>
            <w:hideMark/>
          </w:tcPr>
          <w:p w14:paraId="2E4C7354"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2014-09-01</w:t>
            </w:r>
          </w:p>
        </w:tc>
        <w:tc>
          <w:tcPr>
            <w:tcW w:w="1707" w:type="dxa"/>
            <w:vAlign w:val="center"/>
            <w:hideMark/>
          </w:tcPr>
          <w:p w14:paraId="45F12DD7"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0.07</w:t>
            </w:r>
          </w:p>
        </w:tc>
        <w:tc>
          <w:tcPr>
            <w:tcW w:w="1411" w:type="dxa"/>
            <w:vAlign w:val="center"/>
            <w:hideMark/>
          </w:tcPr>
          <w:p w14:paraId="50786027"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350DAA36"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17.049</w:t>
            </w:r>
          </w:p>
        </w:tc>
      </w:tr>
      <w:tr w:rsidR="00BA3A53" w:rsidRPr="00780525" w14:paraId="1F005C55" w14:textId="77777777" w:rsidTr="00AE2592">
        <w:tc>
          <w:tcPr>
            <w:tcW w:w="1555" w:type="dxa"/>
            <w:hideMark/>
          </w:tcPr>
          <w:p w14:paraId="1E9D4521"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2015-02-12</w:t>
            </w:r>
          </w:p>
        </w:tc>
        <w:tc>
          <w:tcPr>
            <w:tcW w:w="1707" w:type="dxa"/>
            <w:vAlign w:val="center"/>
            <w:hideMark/>
          </w:tcPr>
          <w:p w14:paraId="1271D723"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0.11</w:t>
            </w:r>
          </w:p>
        </w:tc>
        <w:tc>
          <w:tcPr>
            <w:tcW w:w="1411" w:type="dxa"/>
            <w:vAlign w:val="center"/>
            <w:hideMark/>
          </w:tcPr>
          <w:p w14:paraId="34570C84"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0A8803A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17.5</w:t>
            </w:r>
          </w:p>
        </w:tc>
      </w:tr>
      <w:tr w:rsidR="00BA3A53" w:rsidRPr="00780525" w14:paraId="2CA900C5" w14:textId="77777777" w:rsidTr="00AE2592">
        <w:tc>
          <w:tcPr>
            <w:tcW w:w="1555" w:type="dxa"/>
            <w:hideMark/>
          </w:tcPr>
          <w:p w14:paraId="6BE2F3BB"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2015-06-09</w:t>
            </w:r>
          </w:p>
        </w:tc>
        <w:tc>
          <w:tcPr>
            <w:tcW w:w="1707" w:type="dxa"/>
            <w:vAlign w:val="center"/>
            <w:hideMark/>
          </w:tcPr>
          <w:p w14:paraId="7CAD3861"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0.87</w:t>
            </w:r>
          </w:p>
        </w:tc>
        <w:tc>
          <w:tcPr>
            <w:tcW w:w="1411" w:type="dxa"/>
            <w:vAlign w:val="center"/>
            <w:hideMark/>
          </w:tcPr>
          <w:p w14:paraId="1C58CD5D"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15CB2076"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17.3</w:t>
            </w:r>
          </w:p>
        </w:tc>
      </w:tr>
      <w:tr w:rsidR="00BA3A53" w:rsidRPr="00780525" w14:paraId="52F84370" w14:textId="77777777" w:rsidTr="00AE2592">
        <w:tc>
          <w:tcPr>
            <w:tcW w:w="1555" w:type="dxa"/>
            <w:hideMark/>
          </w:tcPr>
          <w:p w14:paraId="6A8F5E5B"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2015-11-17</w:t>
            </w:r>
          </w:p>
        </w:tc>
        <w:tc>
          <w:tcPr>
            <w:tcW w:w="1707" w:type="dxa"/>
            <w:vAlign w:val="center"/>
            <w:hideMark/>
          </w:tcPr>
          <w:p w14:paraId="1923AC4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0.11</w:t>
            </w:r>
          </w:p>
        </w:tc>
        <w:tc>
          <w:tcPr>
            <w:tcW w:w="1411" w:type="dxa"/>
            <w:vAlign w:val="center"/>
            <w:hideMark/>
          </w:tcPr>
          <w:p w14:paraId="08947311"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420EF5CB"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12.7</w:t>
            </w:r>
          </w:p>
        </w:tc>
      </w:tr>
      <w:tr w:rsidR="00BA3A53" w:rsidRPr="00780525" w14:paraId="30387BCD" w14:textId="77777777" w:rsidTr="00AE2592">
        <w:tc>
          <w:tcPr>
            <w:tcW w:w="1555" w:type="dxa"/>
            <w:hideMark/>
          </w:tcPr>
          <w:p w14:paraId="193FFF99"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2016-02-11</w:t>
            </w:r>
          </w:p>
        </w:tc>
        <w:tc>
          <w:tcPr>
            <w:tcW w:w="1707" w:type="dxa"/>
            <w:vAlign w:val="center"/>
            <w:hideMark/>
          </w:tcPr>
          <w:p w14:paraId="473D573D"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0.17</w:t>
            </w:r>
          </w:p>
        </w:tc>
        <w:tc>
          <w:tcPr>
            <w:tcW w:w="1411" w:type="dxa"/>
            <w:vAlign w:val="center"/>
            <w:hideMark/>
          </w:tcPr>
          <w:p w14:paraId="1748A404"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58C8F3A9"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12.1</w:t>
            </w:r>
          </w:p>
        </w:tc>
      </w:tr>
      <w:tr w:rsidR="00BA3A53" w:rsidRPr="00780525" w14:paraId="478E7E66" w14:textId="77777777" w:rsidTr="00AE2592">
        <w:tc>
          <w:tcPr>
            <w:tcW w:w="1555" w:type="dxa"/>
            <w:hideMark/>
          </w:tcPr>
          <w:p w14:paraId="01F24669"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2016-06-14</w:t>
            </w:r>
          </w:p>
        </w:tc>
        <w:tc>
          <w:tcPr>
            <w:tcW w:w="1707" w:type="dxa"/>
            <w:vAlign w:val="center"/>
            <w:hideMark/>
          </w:tcPr>
          <w:p w14:paraId="4683E2F1"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0.21</w:t>
            </w:r>
          </w:p>
        </w:tc>
        <w:tc>
          <w:tcPr>
            <w:tcW w:w="1411" w:type="dxa"/>
            <w:vAlign w:val="center"/>
            <w:hideMark/>
          </w:tcPr>
          <w:p w14:paraId="4CA60541"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182466F5"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8</w:t>
            </w:r>
          </w:p>
        </w:tc>
      </w:tr>
      <w:tr w:rsidR="00BA3A53" w:rsidRPr="00780525" w14:paraId="32E4787C" w14:textId="77777777" w:rsidTr="00AE2592">
        <w:tc>
          <w:tcPr>
            <w:tcW w:w="1555" w:type="dxa"/>
            <w:hideMark/>
          </w:tcPr>
          <w:p w14:paraId="4093EE24"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2016-11-15</w:t>
            </w:r>
          </w:p>
        </w:tc>
        <w:tc>
          <w:tcPr>
            <w:tcW w:w="1707" w:type="dxa"/>
            <w:vAlign w:val="center"/>
            <w:hideMark/>
          </w:tcPr>
          <w:p w14:paraId="0623A1D0"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0.09</w:t>
            </w:r>
          </w:p>
        </w:tc>
        <w:tc>
          <w:tcPr>
            <w:tcW w:w="1411" w:type="dxa"/>
            <w:vAlign w:val="center"/>
            <w:hideMark/>
          </w:tcPr>
          <w:p w14:paraId="20036E06"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3EA09E4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11</w:t>
            </w:r>
          </w:p>
        </w:tc>
      </w:tr>
      <w:tr w:rsidR="00BA3A53" w:rsidRPr="00780525" w14:paraId="04C26612" w14:textId="77777777" w:rsidTr="00AE2592">
        <w:tc>
          <w:tcPr>
            <w:tcW w:w="1555" w:type="dxa"/>
            <w:hideMark/>
          </w:tcPr>
          <w:p w14:paraId="01EF0877"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lastRenderedPageBreak/>
              <w:t>2017-02-23</w:t>
            </w:r>
          </w:p>
        </w:tc>
        <w:tc>
          <w:tcPr>
            <w:tcW w:w="1707" w:type="dxa"/>
            <w:vAlign w:val="center"/>
            <w:hideMark/>
          </w:tcPr>
          <w:p w14:paraId="4A24616C"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0.07</w:t>
            </w:r>
          </w:p>
        </w:tc>
        <w:tc>
          <w:tcPr>
            <w:tcW w:w="1411" w:type="dxa"/>
            <w:vAlign w:val="center"/>
            <w:hideMark/>
          </w:tcPr>
          <w:p w14:paraId="70BA3BCF"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3395614C"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14</w:t>
            </w:r>
          </w:p>
        </w:tc>
      </w:tr>
      <w:tr w:rsidR="00BA3A53" w:rsidRPr="00780525" w14:paraId="17D6AEEC" w14:textId="77777777" w:rsidTr="00AE2592">
        <w:tc>
          <w:tcPr>
            <w:tcW w:w="1555" w:type="dxa"/>
            <w:hideMark/>
          </w:tcPr>
          <w:p w14:paraId="30D282A1"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2017-06-27</w:t>
            </w:r>
          </w:p>
        </w:tc>
        <w:tc>
          <w:tcPr>
            <w:tcW w:w="1707" w:type="dxa"/>
            <w:vAlign w:val="center"/>
            <w:hideMark/>
          </w:tcPr>
          <w:p w14:paraId="16EA15E9"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2D5740B2"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0759B739"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6.4</w:t>
            </w:r>
          </w:p>
        </w:tc>
      </w:tr>
      <w:tr w:rsidR="00BA3A53" w:rsidRPr="00780525" w14:paraId="2D5C1B56" w14:textId="77777777" w:rsidTr="00AE2592">
        <w:tc>
          <w:tcPr>
            <w:tcW w:w="1555" w:type="dxa"/>
            <w:hideMark/>
          </w:tcPr>
          <w:p w14:paraId="22014377"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2017-11-14</w:t>
            </w:r>
          </w:p>
        </w:tc>
        <w:tc>
          <w:tcPr>
            <w:tcW w:w="1707" w:type="dxa"/>
            <w:vAlign w:val="center"/>
            <w:hideMark/>
          </w:tcPr>
          <w:p w14:paraId="2585FAC2"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0.16</w:t>
            </w:r>
          </w:p>
        </w:tc>
        <w:tc>
          <w:tcPr>
            <w:tcW w:w="1411" w:type="dxa"/>
            <w:vAlign w:val="center"/>
            <w:hideMark/>
          </w:tcPr>
          <w:p w14:paraId="1FF1A5BE"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14702585"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8</w:t>
            </w:r>
          </w:p>
        </w:tc>
      </w:tr>
      <w:tr w:rsidR="00BA3A53" w:rsidRPr="00780525" w14:paraId="07EA3A47" w14:textId="77777777" w:rsidTr="00AE2592">
        <w:tc>
          <w:tcPr>
            <w:tcW w:w="1555" w:type="dxa"/>
            <w:hideMark/>
          </w:tcPr>
          <w:p w14:paraId="419178AD"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2018-02-13</w:t>
            </w:r>
          </w:p>
        </w:tc>
        <w:tc>
          <w:tcPr>
            <w:tcW w:w="1707" w:type="dxa"/>
            <w:vAlign w:val="center"/>
            <w:hideMark/>
          </w:tcPr>
          <w:p w14:paraId="04CF54CD"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0.12</w:t>
            </w:r>
          </w:p>
        </w:tc>
        <w:tc>
          <w:tcPr>
            <w:tcW w:w="1411" w:type="dxa"/>
            <w:vAlign w:val="center"/>
            <w:hideMark/>
          </w:tcPr>
          <w:p w14:paraId="20F4E8AF"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6E8F3B7E"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8</w:t>
            </w:r>
          </w:p>
        </w:tc>
      </w:tr>
      <w:tr w:rsidR="00BA3A53" w:rsidRPr="00780525" w14:paraId="17A353CD" w14:textId="77777777" w:rsidTr="00AE2592">
        <w:tc>
          <w:tcPr>
            <w:tcW w:w="1555" w:type="dxa"/>
            <w:hideMark/>
          </w:tcPr>
          <w:p w14:paraId="3FCA5FAE"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2018-06-11</w:t>
            </w:r>
          </w:p>
        </w:tc>
        <w:tc>
          <w:tcPr>
            <w:tcW w:w="1707" w:type="dxa"/>
            <w:vAlign w:val="center"/>
            <w:hideMark/>
          </w:tcPr>
          <w:p w14:paraId="51C55E4B"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0.19</w:t>
            </w:r>
          </w:p>
        </w:tc>
        <w:tc>
          <w:tcPr>
            <w:tcW w:w="1411" w:type="dxa"/>
            <w:vAlign w:val="center"/>
            <w:hideMark/>
          </w:tcPr>
          <w:p w14:paraId="1BBF330C"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111617FF"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26</w:t>
            </w:r>
          </w:p>
        </w:tc>
      </w:tr>
      <w:tr w:rsidR="00BA3A53" w:rsidRPr="00780525" w14:paraId="598EC046" w14:textId="77777777" w:rsidTr="00AE2592">
        <w:tc>
          <w:tcPr>
            <w:tcW w:w="1555" w:type="dxa"/>
            <w:hideMark/>
          </w:tcPr>
          <w:p w14:paraId="6FD2A1DB"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2019-06-26</w:t>
            </w:r>
          </w:p>
        </w:tc>
        <w:tc>
          <w:tcPr>
            <w:tcW w:w="1707" w:type="dxa"/>
            <w:vAlign w:val="center"/>
            <w:hideMark/>
          </w:tcPr>
          <w:p w14:paraId="7E984C36"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33B0A4FC"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1AB62AA5"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8</w:t>
            </w:r>
          </w:p>
        </w:tc>
      </w:tr>
      <w:tr w:rsidR="00BA3A53" w:rsidRPr="00780525" w14:paraId="16E1BD04" w14:textId="77777777" w:rsidTr="00AE2592">
        <w:tc>
          <w:tcPr>
            <w:tcW w:w="1555" w:type="dxa"/>
            <w:hideMark/>
          </w:tcPr>
          <w:p w14:paraId="54733072" w14:textId="77777777" w:rsidR="00BA3A53" w:rsidRPr="00780525" w:rsidRDefault="00BA3A53" w:rsidP="00AE2592">
            <w:pPr>
              <w:rPr>
                <w:rFonts w:ascii="Georgia" w:eastAsia="Times New Roman" w:hAnsi="Georgia" w:cs="Times New Roman"/>
                <w:kern w:val="0"/>
                <w:sz w:val="24"/>
                <w:szCs w:val="24"/>
                <w:lang w:val="es-ES" w:eastAsia="es-ES"/>
              </w:rPr>
            </w:pPr>
            <w:r w:rsidRPr="00780525">
              <w:rPr>
                <w:rFonts w:ascii="Georgia" w:eastAsia="Times New Roman" w:hAnsi="Georgia" w:cs="Times New Roman"/>
                <w:kern w:val="0"/>
                <w:sz w:val="24"/>
                <w:szCs w:val="24"/>
                <w:lang w:val="es-ES" w:eastAsia="es-ES"/>
              </w:rPr>
              <w:t>2019-10-02</w:t>
            </w:r>
          </w:p>
        </w:tc>
        <w:tc>
          <w:tcPr>
            <w:tcW w:w="1707" w:type="dxa"/>
            <w:vAlign w:val="center"/>
            <w:hideMark/>
          </w:tcPr>
          <w:p w14:paraId="62165848" w14:textId="77777777" w:rsidR="00BA3A53" w:rsidRPr="00780525" w:rsidRDefault="00BA3A53" w:rsidP="00AE2592">
            <w:pPr>
              <w:rPr>
                <w:rFonts w:ascii="Georgia" w:eastAsia="Times New Roman" w:hAnsi="Georgia" w:cs="Times New Roman"/>
                <w:kern w:val="0"/>
                <w:sz w:val="24"/>
                <w:szCs w:val="24"/>
                <w:lang w:val="es-ES" w:eastAsia="es-ES"/>
              </w:rPr>
            </w:pPr>
          </w:p>
        </w:tc>
        <w:tc>
          <w:tcPr>
            <w:tcW w:w="1411" w:type="dxa"/>
            <w:vAlign w:val="center"/>
            <w:hideMark/>
          </w:tcPr>
          <w:p w14:paraId="0E45BE51" w14:textId="77777777" w:rsidR="00BA3A53" w:rsidRPr="00780525" w:rsidRDefault="00BA3A53" w:rsidP="00AE2592">
            <w:pPr>
              <w:rPr>
                <w:rFonts w:ascii="Georgia" w:eastAsia="Times New Roman" w:hAnsi="Georgia" w:cs="Times New Roman"/>
                <w:kern w:val="0"/>
                <w:sz w:val="24"/>
                <w:szCs w:val="24"/>
                <w:lang w:val="es-ES" w:eastAsia="es-ES"/>
              </w:rPr>
            </w:pPr>
          </w:p>
        </w:tc>
        <w:tc>
          <w:tcPr>
            <w:tcW w:w="1134" w:type="dxa"/>
            <w:vAlign w:val="center"/>
            <w:hideMark/>
          </w:tcPr>
          <w:p w14:paraId="24A2DC14" w14:textId="77777777" w:rsidR="00BA3A53" w:rsidRPr="00780525" w:rsidRDefault="00BA3A53" w:rsidP="00AE2592">
            <w:pPr>
              <w:rPr>
                <w:rFonts w:ascii="Georgia" w:eastAsia="Times New Roman" w:hAnsi="Georgia" w:cs="Times New Roman"/>
                <w:kern w:val="0"/>
                <w:sz w:val="24"/>
                <w:szCs w:val="24"/>
                <w:lang w:val="es-ES" w:eastAsia="es-ES"/>
              </w:rPr>
            </w:pPr>
            <w:r w:rsidRPr="00017C43">
              <w:rPr>
                <w:rFonts w:ascii="Georgia" w:hAnsi="Georgia"/>
                <w:sz w:val="24"/>
                <w:szCs w:val="24"/>
                <w:lang w:val="es-ES"/>
              </w:rPr>
              <w:t>8</w:t>
            </w:r>
          </w:p>
        </w:tc>
      </w:tr>
    </w:tbl>
    <w:p w14:paraId="6D1CFC72" w14:textId="77777777" w:rsidR="00BA3A53" w:rsidRDefault="00BA3A53" w:rsidP="00BA3A53">
      <w:pPr>
        <w:spacing w:after="160" w:line="240" w:lineRule="auto"/>
        <w:rPr>
          <w:rFonts w:ascii="Georgia" w:hAnsi="Georgia"/>
          <w:sz w:val="24"/>
          <w:szCs w:val="24"/>
          <w:lang w:val="en-US"/>
        </w:rPr>
      </w:pPr>
    </w:p>
    <w:p w14:paraId="0C0D91E3" w14:textId="77777777" w:rsidR="00BA3A53" w:rsidRPr="00842928" w:rsidRDefault="00BA3A53" w:rsidP="00BA3A53">
      <w:pPr>
        <w:pStyle w:val="Heading3"/>
        <w:rPr>
          <w:rFonts w:ascii="Georgia" w:hAnsi="Georgia"/>
          <w:b/>
          <w:sz w:val="24"/>
          <w:szCs w:val="24"/>
        </w:rPr>
      </w:pPr>
      <w:bookmarkStart w:id="37" w:name="_Toc209034767"/>
      <w:bookmarkStart w:id="38" w:name="_Toc209674307"/>
      <w:bookmarkEnd w:id="33"/>
      <w:r w:rsidRPr="00842928">
        <w:rPr>
          <w:rFonts w:ascii="Georgia" w:hAnsi="Georgia"/>
          <w:b/>
          <w:sz w:val="24"/>
          <w:szCs w:val="24"/>
        </w:rPr>
        <w:t>Sources of uncertainty</w:t>
      </w:r>
      <w:bookmarkEnd w:id="37"/>
      <w:bookmarkEnd w:id="38"/>
    </w:p>
    <w:p w14:paraId="7FA2574D" w14:textId="77777777" w:rsidR="00BA3A53" w:rsidRDefault="00BA3A53" w:rsidP="00BA3A53">
      <w:pPr>
        <w:spacing w:after="0" w:line="240" w:lineRule="auto"/>
        <w:rPr>
          <w:rFonts w:ascii="Georgia" w:hAnsi="Georgia"/>
          <w:sz w:val="24"/>
          <w:szCs w:val="24"/>
        </w:rPr>
      </w:pPr>
      <w:r>
        <w:rPr>
          <w:rFonts w:ascii="Georgia" w:hAnsi="Georgia"/>
          <w:sz w:val="24"/>
          <w:szCs w:val="24"/>
        </w:rPr>
        <w:tab/>
      </w:r>
      <w:commentRangeStart w:id="39"/>
      <w:r w:rsidRPr="00A16122">
        <w:rPr>
          <w:rFonts w:ascii="Georgia" w:hAnsi="Georgia"/>
          <w:sz w:val="24"/>
          <w:szCs w:val="24"/>
        </w:rPr>
        <w:t xml:space="preserve">Model inputs in this study are </w:t>
      </w:r>
      <w:r>
        <w:rPr>
          <w:rFonts w:ascii="Georgia" w:hAnsi="Georgia"/>
          <w:sz w:val="24"/>
          <w:szCs w:val="24"/>
        </w:rPr>
        <w:t xml:space="preserve">created from multiple </w:t>
      </w:r>
      <w:r w:rsidRPr="00A16122">
        <w:rPr>
          <w:rFonts w:ascii="Georgia" w:hAnsi="Georgia"/>
          <w:sz w:val="24"/>
          <w:szCs w:val="24"/>
        </w:rPr>
        <w:t xml:space="preserve">datasets compiled under different standards (spatial/temporal resolution, analytical methods). Uncertainty arises from measurement error, sampling design, representativeness, transformation/aggregation to model units and scales, and gap-filling. Credible practice includes (i) documenting </w:t>
      </w:r>
      <w:r>
        <w:rPr>
          <w:rFonts w:ascii="Georgia" w:hAnsi="Georgia"/>
          <w:sz w:val="24"/>
          <w:szCs w:val="24"/>
        </w:rPr>
        <w:t>the source</w:t>
      </w:r>
      <w:r w:rsidRPr="00A16122">
        <w:rPr>
          <w:rFonts w:ascii="Georgia" w:hAnsi="Georgia"/>
          <w:sz w:val="24"/>
          <w:szCs w:val="24"/>
        </w:rPr>
        <w:t xml:space="preserve"> and QA/QC, (ii) harmonising units (iii) cross-validation across independent sources, and (iv) quantitative checks such as leave-one-out validation for interpolations, and uncertainty bounds propagated into modelling scenarios </w:t>
      </w:r>
      <w:r w:rsidRPr="00A16122">
        <w:rPr>
          <w:rFonts w:ascii="Georgia" w:hAnsi="Georgia"/>
          <w:sz w:val="24"/>
          <w:szCs w:val="24"/>
        </w:rPr>
        <w:fldChar w:fldCharType="begin"/>
      </w:r>
      <w:r w:rsidRPr="00A16122">
        <w:rPr>
          <w:rFonts w:ascii="Georgia" w:hAnsi="Georgia"/>
          <w:sz w:val="24"/>
          <w:szCs w:val="24"/>
        </w:rPr>
        <w:instrText xml:space="preserve"> ADDIN ZOTERO_ITEM CSL_CITATION {"citationID":"fJOlfWuo","properties":{"formattedCitation":"(US EPA, 2015)","plainCitation":"(US EPA, 2015)","noteIndex":0},"citationItems":[{"id":5742,"uris":["http://zotero.org/groups/5967639/items/VX4FLX66"],"itemData":{"id":5742,"type":"document","abstract":"Provides a standard working tool for project managers and planners to develop DQO for determining the type, quantity, and quality of data needed to reach defensible decisions or make credible estimates.","language":"en","title":"Guidance on Systematic Planning Using the Data Quality Objectives Process, EPA QA/G-4","URL":"https://www.epa.gov/quality/guidance-systematic-planning-using-data-quality-objectives-process-epa-qag-4","author":[{"family":"US EPA","given":"OMS"}],"accessed":{"date-parts":[["2025",9,21]]},"issued":{"date-parts":[["2015",6,17]]}}}],"schema":"https://github.com/citation-style-language/schema/raw/master/csl-citation.json"} </w:instrText>
      </w:r>
      <w:r w:rsidRPr="00A16122">
        <w:rPr>
          <w:rFonts w:ascii="Georgia" w:hAnsi="Georgia"/>
          <w:sz w:val="24"/>
          <w:szCs w:val="24"/>
        </w:rPr>
        <w:fldChar w:fldCharType="separate"/>
      </w:r>
      <w:r w:rsidRPr="00A16122">
        <w:rPr>
          <w:rFonts w:ascii="Georgia" w:hAnsi="Georgia" w:cs="Calibri"/>
          <w:sz w:val="24"/>
          <w:szCs w:val="24"/>
        </w:rPr>
        <w:t>(US EPA, 2015)</w:t>
      </w:r>
      <w:r w:rsidRPr="00A16122">
        <w:rPr>
          <w:rFonts w:ascii="Georgia" w:hAnsi="Georgia"/>
          <w:sz w:val="24"/>
          <w:szCs w:val="24"/>
        </w:rPr>
        <w:fldChar w:fldCharType="end"/>
      </w:r>
      <w:r>
        <w:rPr>
          <w:rFonts w:ascii="Georgia" w:hAnsi="Georgia"/>
          <w:sz w:val="24"/>
          <w:szCs w:val="24"/>
        </w:rPr>
        <w:t xml:space="preserve">. </w:t>
      </w:r>
      <w:r>
        <w:rPr>
          <w:rFonts w:ascii="Georgia" w:eastAsia="MS Gothic" w:hAnsi="Georgia" w:cs="Times New Roman"/>
          <w:color w:val="365F91"/>
          <w:sz w:val="24"/>
          <w:szCs w:val="24"/>
        </w:rPr>
        <w:t>Uncertainty in the magnitude of point-sources of nutrients include:</w:t>
      </w:r>
      <w:r w:rsidRPr="00A16122">
        <w:rPr>
          <w:rFonts w:ascii="Georgia" w:hAnsi="Georgia"/>
          <w:sz w:val="24"/>
          <w:szCs w:val="24"/>
        </w:rPr>
        <w:br/>
        <w:t>– Population and spatial allocation. Errors in census counts, temporal mismatch, and spatial disaggregation to subbasins. Sensitivity to gridding choices or migration assumptions.</w:t>
      </w:r>
      <w:r w:rsidRPr="00A16122">
        <w:rPr>
          <w:rFonts w:ascii="Georgia" w:hAnsi="Georgia"/>
          <w:sz w:val="24"/>
          <w:szCs w:val="24"/>
        </w:rPr>
        <w:br/>
        <w:t>– Per-capita discharge (L person</w:t>
      </w:r>
      <w:r>
        <w:rPr>
          <w:rFonts w:ascii="Georgia" w:hAnsi="Cambria Math" w:cs="Cambria Math"/>
          <w:sz w:val="24"/>
          <w:szCs w:val="24"/>
        </w:rPr>
        <w:t>-</w:t>
      </w:r>
      <w:r w:rsidRPr="00A16122">
        <w:rPr>
          <w:rFonts w:ascii="Georgia" w:hAnsi="Georgia" w:cs="Aptos"/>
          <w:sz w:val="24"/>
          <w:szCs w:val="24"/>
        </w:rPr>
        <w:t>¹</w:t>
      </w:r>
      <w:r w:rsidRPr="00A16122">
        <w:rPr>
          <w:rFonts w:ascii="Georgia" w:hAnsi="Georgia"/>
          <w:sz w:val="24"/>
          <w:szCs w:val="24"/>
        </w:rPr>
        <w:t xml:space="preserve"> day</w:t>
      </w:r>
      <w:r>
        <w:rPr>
          <w:rFonts w:ascii="Georgia" w:hAnsi="Georgia"/>
          <w:sz w:val="24"/>
          <w:szCs w:val="24"/>
        </w:rPr>
        <w:t>-</w:t>
      </w:r>
      <w:r w:rsidRPr="00A16122">
        <w:rPr>
          <w:rFonts w:ascii="Georgia" w:hAnsi="Georgia" w:cs="Aptos"/>
          <w:sz w:val="24"/>
          <w:szCs w:val="24"/>
        </w:rPr>
        <w:t>¹</w:t>
      </w:r>
      <w:r w:rsidRPr="00A16122">
        <w:rPr>
          <w:rFonts w:ascii="Georgia" w:hAnsi="Georgia"/>
          <w:sz w:val="24"/>
          <w:szCs w:val="24"/>
        </w:rPr>
        <w:t>). Regional variability and survey uncertainty; transferability across time and socio-economic contexts.</w:t>
      </w:r>
      <w:r w:rsidRPr="00A16122">
        <w:rPr>
          <w:rFonts w:ascii="Georgia" w:hAnsi="Georgia"/>
          <w:sz w:val="24"/>
          <w:szCs w:val="24"/>
        </w:rPr>
        <w:br/>
        <w:t>– Wastewater composition. Use of generic concentration ranges (weak/medium/strong) vs. site data; analytical comparability among sources.</w:t>
      </w:r>
      <w:r w:rsidRPr="00A16122">
        <w:rPr>
          <w:rFonts w:ascii="Georgia" w:hAnsi="Georgia"/>
          <w:sz w:val="24"/>
          <w:szCs w:val="24"/>
        </w:rPr>
        <w:br/>
        <w:t>– Treatment level and performance. Differences between secondary and tertiary treatment; compliance variability; on/off operation.</w:t>
      </w:r>
      <w:r w:rsidRPr="00A16122">
        <w:rPr>
          <w:rFonts w:ascii="Georgia" w:hAnsi="Georgia"/>
          <w:sz w:val="24"/>
          <w:szCs w:val="24"/>
        </w:rPr>
        <w:br/>
        <w:t>– Location and timing of discharges. Geolocation accuracy, intermittency, and alignment with SWAT’s one-point-per-subbasin representation.</w:t>
      </w:r>
      <w:r w:rsidRPr="00A16122">
        <w:rPr>
          <w:rFonts w:ascii="Georgia" w:hAnsi="Georgia"/>
          <w:sz w:val="24"/>
          <w:szCs w:val="24"/>
        </w:rPr>
        <w:br/>
        <w:t>– Industrial point sources. Incomplete inventories, episodic releases, and compositional heterogeneity.</w:t>
      </w:r>
    </w:p>
    <w:p w14:paraId="11FC1AC3" w14:textId="77777777" w:rsidR="00BA3A53" w:rsidRPr="00A16122" w:rsidRDefault="00BA3A53" w:rsidP="00BA3A53">
      <w:pPr>
        <w:spacing w:after="0" w:line="240" w:lineRule="auto"/>
        <w:rPr>
          <w:rFonts w:ascii="Georgia" w:hAnsi="Georgia"/>
          <w:sz w:val="24"/>
          <w:szCs w:val="24"/>
        </w:rPr>
      </w:pPr>
    </w:p>
    <w:p w14:paraId="0F9B7300" w14:textId="77777777" w:rsidR="00BA3A53" w:rsidRPr="00A16122" w:rsidRDefault="00BA3A53" w:rsidP="00BA3A53">
      <w:pPr>
        <w:spacing w:after="0" w:line="240" w:lineRule="auto"/>
        <w:rPr>
          <w:rFonts w:ascii="Georgia" w:hAnsi="Georgia"/>
          <w:sz w:val="24"/>
          <w:szCs w:val="24"/>
        </w:rPr>
      </w:pPr>
      <w:r w:rsidRPr="00A16122">
        <w:rPr>
          <w:rFonts w:ascii="Georgia" w:hAnsi="Georgia"/>
          <w:sz w:val="24"/>
          <w:szCs w:val="24"/>
        </w:rPr>
        <w:t xml:space="preserve">Uncertainty can be explored with scenario envelopes (e.g., low/central/high per-capita discharge; untreated vs. treated), sensitivity screening on key factors, and, where feasible, regression-based load estimation pairing concentrations with discharge to benchmark magnitudes. </w:t>
      </w:r>
    </w:p>
    <w:p w14:paraId="59977767" w14:textId="77777777" w:rsidR="00BA3A53" w:rsidRDefault="00BA3A53" w:rsidP="00BA3A53">
      <w:pPr>
        <w:spacing w:after="0" w:line="240" w:lineRule="auto"/>
        <w:rPr>
          <w:rFonts w:ascii="Georgia" w:hAnsi="Georgia"/>
          <w:sz w:val="24"/>
          <w:szCs w:val="24"/>
        </w:rPr>
      </w:pPr>
    </w:p>
    <w:p w14:paraId="22CC914C" w14:textId="77777777" w:rsidR="00BA3A53" w:rsidRDefault="00BA3A53" w:rsidP="00BA3A53">
      <w:pPr>
        <w:spacing w:after="0" w:line="240" w:lineRule="auto"/>
        <w:rPr>
          <w:rFonts w:ascii="Georgia" w:hAnsi="Georgia"/>
          <w:sz w:val="24"/>
          <w:szCs w:val="24"/>
        </w:rPr>
      </w:pPr>
      <w:r>
        <w:rPr>
          <w:rFonts w:ascii="Georgia" w:hAnsi="Georgia"/>
          <w:sz w:val="24"/>
          <w:szCs w:val="24"/>
        </w:rPr>
        <w:t>Soil composition uncertainty includes</w:t>
      </w:r>
      <w:r w:rsidRPr="00A16122">
        <w:rPr>
          <w:rFonts w:ascii="Georgia" w:hAnsi="Georgia"/>
          <w:sz w:val="24"/>
          <w:szCs w:val="24"/>
        </w:rPr>
        <w:t>:</w:t>
      </w:r>
    </w:p>
    <w:p w14:paraId="1CEED326" w14:textId="77777777" w:rsidR="00BA3A53" w:rsidRPr="00A16122" w:rsidRDefault="00BA3A53" w:rsidP="00BA3A53">
      <w:pPr>
        <w:spacing w:after="0" w:line="240" w:lineRule="auto"/>
        <w:rPr>
          <w:rFonts w:ascii="Georgia" w:hAnsi="Georgia"/>
          <w:sz w:val="24"/>
          <w:szCs w:val="24"/>
        </w:rPr>
      </w:pPr>
    </w:p>
    <w:p w14:paraId="112717AC" w14:textId="77777777" w:rsidR="00BA3A53" w:rsidRPr="00A16122" w:rsidRDefault="00BA3A53" w:rsidP="00BA3A53">
      <w:pPr>
        <w:numPr>
          <w:ilvl w:val="0"/>
          <w:numId w:val="9"/>
        </w:numPr>
        <w:spacing w:after="0" w:line="240" w:lineRule="auto"/>
        <w:rPr>
          <w:rFonts w:ascii="Georgia" w:hAnsi="Georgia"/>
          <w:sz w:val="24"/>
          <w:szCs w:val="24"/>
        </w:rPr>
      </w:pPr>
      <w:r w:rsidRPr="00A16122">
        <w:rPr>
          <w:rFonts w:ascii="Georgia" w:hAnsi="Georgia"/>
          <w:sz w:val="24"/>
          <w:szCs w:val="24"/>
        </w:rPr>
        <w:t xml:space="preserve">Sampling and measurement error. Laboratory and field variability; method detection limits; unreported QA/QC. When replicate data are absent, differences at nominally co-located points across datasets provide an upper bound on combined measurement/reporting error. </w:t>
      </w:r>
      <w:r w:rsidRPr="00A16122">
        <w:rPr>
          <w:rFonts w:ascii="Georgia" w:hAnsi="Georgia"/>
          <w:sz w:val="24"/>
          <w:szCs w:val="24"/>
        </w:rPr>
        <w:fldChar w:fldCharType="begin"/>
      </w:r>
      <w:r w:rsidRPr="00A16122">
        <w:rPr>
          <w:rFonts w:ascii="Georgia" w:hAnsi="Georgia"/>
          <w:sz w:val="24"/>
          <w:szCs w:val="24"/>
        </w:rPr>
        <w:instrText xml:space="preserve"> ADDIN ZOTERO_ITEM CSL_CITATION {"citationID":"S48k3xK4","properties":{"formattedCitation":"(Helsel et al., 2020)","plainCitation":"(Helsel et al., 2020)","noteIndex":0},"citationItems":[{"id":5744,"uris":["http://zotero.org/groups/5967639/items/T5YU7GHV"],"itemData":{"id":5744,"type":"report","abstract":"This text began as a collection of class notes for a course on applied statistical methods for hydrologists taught at the U.S. Geological Survey (USGS) National Training Center. Course material was formalized and organized into a textbook, first published in 1992 by Elsevier as part of their Studies in Environmental Science series. In 2002, the work was made available online as a USGS report.The text has now been updated as a USGS Techniques and Methods Report. It is intended to be a text in applied statistics for hydrology, environmental science, environmental engineering, geology, or biology that addresses distinctive features of environmental data. For example, water resources data tend to have many variables with a lower bound of zero, tend to be more skewed than data from many other disciplines, commonly contain censored data (less than values), and assumptions that the data are normally distributed are not appropriate. Computer-intensive methods (bootstrapping...","DOI":"10.3133/tm4A3","ISSN":"2328-7055","language":"en","note":"container-title: Techniques and Methods","number":"4-A3","publisher":"U.S. Geological Survey","source":"pubs.usgs.gov","title":"Statistical methods in water resources","URL":"https://pubs.usgs.gov/publication/tm4A3","author":[{"family":"Helsel","given":"Dennis R."},{"family":"Hirsch","given":"Robert M."},{"family":"Ryberg","given":"Karen R."},{"family":"Archfield","given":"Stacey A."},{"family":"Gilroy","given":"Edward J."}],"accessed":{"date-parts":[["2025",9,21]]},"issued":{"date-parts":[["2020"]]}}}],"schema":"https://github.com/citation-style-language/schema/raw/master/csl-citation.json"} </w:instrText>
      </w:r>
      <w:r w:rsidRPr="00A16122">
        <w:rPr>
          <w:rFonts w:ascii="Georgia" w:hAnsi="Georgia"/>
          <w:sz w:val="24"/>
          <w:szCs w:val="24"/>
        </w:rPr>
        <w:fldChar w:fldCharType="separate"/>
      </w:r>
      <w:r w:rsidRPr="00A16122">
        <w:rPr>
          <w:rFonts w:ascii="Georgia" w:hAnsi="Georgia" w:cs="Calibri"/>
          <w:sz w:val="24"/>
          <w:szCs w:val="24"/>
        </w:rPr>
        <w:t>(Helsel et al., 2020)</w:t>
      </w:r>
      <w:r w:rsidRPr="00A16122">
        <w:rPr>
          <w:rFonts w:ascii="Georgia" w:hAnsi="Georgia"/>
          <w:sz w:val="24"/>
          <w:szCs w:val="24"/>
        </w:rPr>
        <w:fldChar w:fldCharType="end"/>
      </w:r>
    </w:p>
    <w:p w14:paraId="23C3E42C" w14:textId="77777777" w:rsidR="00BA3A53" w:rsidRPr="00A16122" w:rsidRDefault="00BA3A53" w:rsidP="00BA3A53">
      <w:pPr>
        <w:numPr>
          <w:ilvl w:val="0"/>
          <w:numId w:val="9"/>
        </w:numPr>
        <w:spacing w:after="0" w:line="240" w:lineRule="auto"/>
        <w:rPr>
          <w:rFonts w:ascii="Georgia" w:hAnsi="Georgia"/>
          <w:sz w:val="24"/>
          <w:szCs w:val="24"/>
        </w:rPr>
      </w:pPr>
      <w:r w:rsidRPr="00A16122">
        <w:rPr>
          <w:rFonts w:ascii="Georgia" w:hAnsi="Georgia"/>
          <w:sz w:val="24"/>
          <w:szCs w:val="24"/>
        </w:rPr>
        <w:lastRenderedPageBreak/>
        <w:t xml:space="preserve">Spatial variability and support. SOC, N, and P vary at short distances; datasets rarely sample identical points. Interpolation therefore blends signal and noise, and its prediction variance belongs to the uncertainty to be accounted for. Choice of method (e.g., kriging, IDW, radial basis functions, polynomial, kernel methods) and variogram modelling governs bias-variance trade-offs and should be validated by cross-validation or bootstrapping. </w:t>
      </w:r>
      <w:r w:rsidRPr="00A16122">
        <w:rPr>
          <w:rFonts w:ascii="Georgia" w:hAnsi="Georgia"/>
          <w:color w:val="000000"/>
          <w:sz w:val="24"/>
          <w:szCs w:val="24"/>
        </w:rPr>
        <w:fldChar w:fldCharType="begin"/>
      </w:r>
      <w:r w:rsidRPr="00A16122">
        <w:rPr>
          <w:rFonts w:ascii="Georgia" w:hAnsi="Georgia"/>
          <w:color w:val="000000"/>
          <w:sz w:val="24"/>
          <w:szCs w:val="24"/>
        </w:rPr>
        <w:instrText xml:space="preserve"> ADDIN ZOTERO_ITEM CSL_CITATION {"citationID":"fuau2mAe","properties":{"formattedCitation":"(Wu et al., 2016)","plainCitation":"(Wu et al., 2016)","noteIndex":0},"citationItems":[{"id":5740,"uris":["http://zotero.org/groups/5967639/items/QCFEWKAU"],"itemData":{"id":5740,"type":"article-journal","abstract":"Soil temperature variability data provide valuable information on understanding land-surface ecosystem processes and climate change. This study developed and analyzed a spatial dataset of monthly mean soil temperature at a depth of 10 cm over a complex topographical region in southwestern China. The records were measured at 83 stations during the period of 1961–2000. Nine approaches were compared for interpolating soil temperature. The accuracy indicators were root mean square error (RMSE), modelling efficiency (ME), and coefficient of residual mass (CRM). The results indicated that thin plate spline with latitude, longitude, and elevation gave the best performance with RMSE varying between 0.425 and 0.592 °C, ME between 0.895 and 0.947, and CRM between −0.007 and 0.001. A spatial database was developed based on the best model. The dataset showed that larger seasonal changes of soil temperature were from autumn to winter over the region. The northern and eastern areas with hilly and low-middle mountains experienced larger seasonal changes.","container-title":"Theoretical and Applied Climatology","DOI":"10.1007/s00704-015-1531-x","ISSN":"1434-4483","issue":"3","journalAbbreviation":"Theor Appl Climatol","language":"en","page":"657-667","source":"Springer Link","title":"A comparison of spatial interpolation methods for soil temperature over a complex topographical region","volume":"125","author":[{"family":"Wu","given":"Wei"},{"family":"Tang","given":"Xiao-Ping"},{"family":"Ma","given":"Xue-Qing"},{"family":"Liu","given":"Hong-Bin"}],"issued":{"date-parts":[["2016",8,1]]}}}],"schema":"https://github.com/citation-style-language/schema/raw/master/csl-citation.json"} </w:instrText>
      </w:r>
      <w:r w:rsidRPr="00A16122">
        <w:rPr>
          <w:rFonts w:ascii="Georgia" w:hAnsi="Georgia"/>
          <w:color w:val="000000"/>
          <w:sz w:val="24"/>
          <w:szCs w:val="24"/>
        </w:rPr>
        <w:fldChar w:fldCharType="separate"/>
      </w:r>
      <w:r w:rsidRPr="00A16122">
        <w:rPr>
          <w:rFonts w:ascii="Georgia" w:hAnsi="Georgia" w:cs="Calibri"/>
          <w:sz w:val="24"/>
          <w:szCs w:val="24"/>
        </w:rPr>
        <w:t>(Wu et al., 2016)</w:t>
      </w:r>
      <w:r w:rsidRPr="00A16122">
        <w:rPr>
          <w:rFonts w:ascii="Georgia" w:hAnsi="Georgia"/>
          <w:color w:val="000000"/>
          <w:sz w:val="24"/>
          <w:szCs w:val="24"/>
        </w:rPr>
        <w:fldChar w:fldCharType="end"/>
      </w:r>
    </w:p>
    <w:p w14:paraId="2D1538CA" w14:textId="77777777" w:rsidR="00BA3A53" w:rsidRPr="00A16122" w:rsidRDefault="00BA3A53" w:rsidP="00BA3A53">
      <w:pPr>
        <w:numPr>
          <w:ilvl w:val="0"/>
          <w:numId w:val="9"/>
        </w:numPr>
        <w:spacing w:after="0" w:line="240" w:lineRule="auto"/>
        <w:rPr>
          <w:rFonts w:ascii="Georgia" w:hAnsi="Georgia"/>
          <w:sz w:val="24"/>
          <w:szCs w:val="24"/>
        </w:rPr>
      </w:pPr>
      <w:r w:rsidRPr="00A16122">
        <w:rPr>
          <w:rFonts w:ascii="Georgia" w:hAnsi="Georgia"/>
          <w:sz w:val="24"/>
          <w:szCs w:val="24"/>
        </w:rPr>
        <w:t>Fractionation and conversions. Translating totals to pools required by SWAT (e.g., organic vs. mineral N; Olsen-P to labile P assumptions) adds structural assumptions that should be made explicit and carried as parameter ranges in scenario analyses.</w:t>
      </w:r>
    </w:p>
    <w:p w14:paraId="223057D4" w14:textId="77777777" w:rsidR="00BA3A53" w:rsidRDefault="00BA3A53" w:rsidP="00BA3A53">
      <w:pPr>
        <w:spacing w:after="0" w:line="240" w:lineRule="auto"/>
        <w:rPr>
          <w:rFonts w:ascii="Georgia" w:hAnsi="Georgia"/>
          <w:sz w:val="24"/>
          <w:szCs w:val="24"/>
        </w:rPr>
      </w:pPr>
      <w:r w:rsidRPr="00A16122">
        <w:rPr>
          <w:rFonts w:ascii="Georgia" w:hAnsi="Georgia"/>
          <w:sz w:val="24"/>
          <w:szCs w:val="24"/>
        </w:rPr>
        <w:t xml:space="preserve">Alternative interpolation strategies exist. “Environmental-covariate” approaches (e.g., stratifying by land-use/soil class) can reduce variance but </w:t>
      </w:r>
      <w:r>
        <w:rPr>
          <w:rFonts w:ascii="Georgia" w:hAnsi="Georgia"/>
          <w:sz w:val="24"/>
          <w:szCs w:val="24"/>
        </w:rPr>
        <w:t xml:space="preserve">at the </w:t>
      </w:r>
      <w:r w:rsidRPr="00A16122">
        <w:rPr>
          <w:rFonts w:ascii="Georgia" w:hAnsi="Georgia"/>
          <w:sz w:val="24"/>
          <w:szCs w:val="24"/>
        </w:rPr>
        <w:t xml:space="preserve">risk </w:t>
      </w:r>
      <w:r>
        <w:rPr>
          <w:rFonts w:ascii="Georgia" w:hAnsi="Georgia"/>
          <w:sz w:val="24"/>
          <w:szCs w:val="24"/>
        </w:rPr>
        <w:t xml:space="preserve">of </w:t>
      </w:r>
      <w:r w:rsidRPr="00A16122">
        <w:rPr>
          <w:rFonts w:ascii="Georgia" w:hAnsi="Georgia"/>
          <w:sz w:val="24"/>
          <w:szCs w:val="24"/>
        </w:rPr>
        <w:t xml:space="preserve">introducing classification error; purely geostatistical methods improve reproducibility and quantification of prediction uncertainty. Method choice should be reported with diagnostics (errors, coverage of prediction intervals) rather than point estimates alone. </w:t>
      </w:r>
      <w:r w:rsidRPr="00A16122">
        <w:rPr>
          <w:rFonts w:ascii="Georgia" w:hAnsi="Georgia"/>
          <w:sz w:val="24"/>
          <w:szCs w:val="24"/>
        </w:rPr>
        <w:fldChar w:fldCharType="begin"/>
      </w:r>
      <w:r w:rsidRPr="00A16122">
        <w:rPr>
          <w:rFonts w:ascii="Georgia" w:hAnsi="Georgia"/>
          <w:sz w:val="24"/>
          <w:szCs w:val="24"/>
        </w:rPr>
        <w:instrText xml:space="preserve"> ADDIN ZOTERO_ITEM CSL_CITATION {"citationID":"QtbTVgtV","properties":{"formattedCitation":"(Nilsson et al., 2007)","plainCitation":"(Nilsson et al., 2007)","noteIndex":0},"citationItems":[{"id":5746,"uris":["http://zotero.org/groups/5967639/items/IQAJ29MF"],"itemData":{"id":5746,"type":"article-journal","abstract":"Uncertainty in conceptual model structure and in environmental data is of essential interest when dealing with uncertainty in water resources management. To make quantification of uncertainty possible is it necessary to identify and characterise the uncertainty in geological and hydrogeological data. This paper discusses a range of available techniques to describe the uncertainty related to geological model structure and scale of support. Literature examples on uncertainty in hydrogeological variables such as saturated hydraulic conductivity, specific yield, specific storage, effective porosity and dispersivity are given. Field data usually have a spatial and temporal scale of support that is different from the one on which numerical models for water resources management operate. Uncertainty in hydrogeological data variables is characterised and assessed within the methodological framework of the HarmoniRiB classification.","container-title":"Hydrology and Earth System Sciences","DOI":"10.5194/hess-11-1551-2007","ISSN":"1027-5606","issue":"5","language":"English","page":"1551-1561","publisher":"Copernicus GmbH","source":"Copernicus Online Journals","title":"Uncertainty in geological and hydrogeological data","volume":"11","author":[{"family":"Nilsson","given":"B."},{"family":"Højberg","given":"A. L."},{"family":"Refsgaard","given":"J. C."},{"family":"Troldborg","given":"L."}],"issued":{"date-parts":[["2007",9,11]]}}}],"schema":"https://github.com/citation-style-language/schema/raw/master/csl-citation.json"} </w:instrText>
      </w:r>
      <w:r w:rsidRPr="00A16122">
        <w:rPr>
          <w:rFonts w:ascii="Georgia" w:hAnsi="Georgia"/>
          <w:sz w:val="24"/>
          <w:szCs w:val="24"/>
        </w:rPr>
        <w:fldChar w:fldCharType="separate"/>
      </w:r>
      <w:r w:rsidRPr="00A16122">
        <w:rPr>
          <w:rFonts w:ascii="Georgia" w:hAnsi="Georgia" w:cs="Calibri"/>
          <w:sz w:val="24"/>
          <w:szCs w:val="24"/>
        </w:rPr>
        <w:t>(Nilsson et al., 2007)</w:t>
      </w:r>
      <w:r w:rsidRPr="00A16122">
        <w:rPr>
          <w:rFonts w:ascii="Georgia" w:hAnsi="Georgia"/>
          <w:sz w:val="24"/>
          <w:szCs w:val="24"/>
        </w:rPr>
        <w:fldChar w:fldCharType="end"/>
      </w:r>
    </w:p>
    <w:p w14:paraId="33A62D91" w14:textId="77777777" w:rsidR="00BA3A53" w:rsidRDefault="00BA3A53" w:rsidP="00BA3A53">
      <w:pPr>
        <w:spacing w:after="0" w:line="240" w:lineRule="auto"/>
        <w:rPr>
          <w:rFonts w:ascii="Georgia" w:hAnsi="Georgia"/>
          <w:sz w:val="24"/>
          <w:szCs w:val="24"/>
        </w:rPr>
      </w:pPr>
    </w:p>
    <w:commentRangeEnd w:id="39"/>
    <w:p w14:paraId="092EED72" w14:textId="77777777" w:rsidR="00BA3A53" w:rsidRPr="00833924" w:rsidRDefault="00BA3A53" w:rsidP="00BA3A53">
      <w:pPr>
        <w:pStyle w:val="Heading3"/>
        <w:rPr>
          <w:rFonts w:ascii="Georgia" w:hAnsi="Georgia"/>
          <w:b/>
          <w:sz w:val="24"/>
          <w:szCs w:val="24"/>
        </w:rPr>
      </w:pPr>
      <w:r>
        <w:rPr>
          <w:rStyle w:val="CommentReference"/>
          <w:rFonts w:ascii="Georgia" w:hAnsi="Georgia"/>
          <w:b/>
          <w:sz w:val="24"/>
          <w:szCs w:val="24"/>
        </w:rPr>
        <w:commentReference w:id="39"/>
      </w:r>
      <w:r>
        <w:rPr>
          <w:rFonts w:ascii="Georgia" w:hAnsi="Georgia"/>
          <w:b/>
          <w:sz w:val="24"/>
          <w:szCs w:val="24"/>
        </w:rPr>
        <w:t>Modelling s</w:t>
      </w:r>
      <w:r w:rsidRPr="00833924">
        <w:rPr>
          <w:rFonts w:ascii="Georgia" w:hAnsi="Georgia"/>
          <w:b/>
          <w:sz w:val="24"/>
          <w:szCs w:val="24"/>
        </w:rPr>
        <w:t>cenarios</w:t>
      </w:r>
    </w:p>
    <w:p w14:paraId="6857D2C1" w14:textId="77777777" w:rsidR="00BA3A53" w:rsidRPr="00A16122" w:rsidRDefault="00BA3A53" w:rsidP="00BA3A53">
      <w:pPr>
        <w:spacing w:after="0" w:line="240" w:lineRule="auto"/>
        <w:rPr>
          <w:rFonts w:ascii="Georgia" w:hAnsi="Georgia"/>
          <w:sz w:val="24"/>
          <w:szCs w:val="24"/>
        </w:rPr>
      </w:pPr>
      <w:r w:rsidRPr="00233C31">
        <w:rPr>
          <w:rFonts w:ascii="Georgia" w:hAnsi="Georgia"/>
          <w:sz w:val="24"/>
          <w:szCs w:val="24"/>
        </w:rPr>
        <w:t>The following scenarios are used for subsequent comparisons and are referred to by the abbreviations</w:t>
      </w:r>
      <w:r>
        <w:rPr>
          <w:rFonts w:ascii="Georgia" w:hAnsi="Georgia"/>
          <w:sz w:val="24"/>
          <w:szCs w:val="24"/>
        </w:rPr>
        <w:t xml:space="preserve"> (handles)</w:t>
      </w:r>
      <w:r w:rsidRPr="00233C31">
        <w:rPr>
          <w:rFonts w:ascii="Georgia" w:hAnsi="Georgia"/>
          <w:sz w:val="24"/>
          <w:szCs w:val="24"/>
        </w:rPr>
        <w:t xml:space="preserve"> listed below.</w:t>
      </w:r>
    </w:p>
    <w:p w14:paraId="0C3D13A1" w14:textId="77777777" w:rsidR="00BA3A53" w:rsidRPr="00A16122" w:rsidRDefault="00BA3A53" w:rsidP="00BA3A53">
      <w:pPr>
        <w:spacing w:after="0" w:line="240" w:lineRule="auto"/>
        <w:rPr>
          <w:rFonts w:ascii="Georgia" w:hAnsi="Georgia"/>
          <w:sz w:val="24"/>
          <w:szCs w:val="24"/>
        </w:rPr>
      </w:pPr>
    </w:p>
    <w:p w14:paraId="1E26AEFA" w14:textId="77777777" w:rsidR="00BA3A53" w:rsidRPr="00FC1607" w:rsidRDefault="00BA3A53" w:rsidP="00BA3A53">
      <w:pPr>
        <w:spacing w:after="0" w:line="240" w:lineRule="auto"/>
        <w:rPr>
          <w:rFonts w:ascii="Georgia" w:hAnsi="Georgia"/>
          <w:color w:val="000000" w:themeColor="text1"/>
          <w:sz w:val="24"/>
          <w:szCs w:val="24"/>
        </w:rPr>
      </w:pPr>
      <w:r w:rsidRPr="00A16122">
        <w:rPr>
          <w:rFonts w:ascii="Georgia" w:hAnsi="Georgia"/>
          <w:b/>
          <w:bCs/>
          <w:sz w:val="24"/>
          <w:szCs w:val="24"/>
        </w:rPr>
        <w:t>BASE</w:t>
      </w:r>
      <w:r w:rsidRPr="00A16122">
        <w:rPr>
          <w:rFonts w:ascii="Georgia" w:hAnsi="Georgia"/>
          <w:sz w:val="24"/>
          <w:szCs w:val="24"/>
        </w:rPr>
        <w:t xml:space="preserve"> — Calibrated </w:t>
      </w:r>
      <w:r w:rsidRPr="00DB1A4B">
        <w:rPr>
          <w:rFonts w:ascii="Georgia" w:hAnsi="Georgia"/>
          <w:color w:val="000000" w:themeColor="text1"/>
          <w:sz w:val="24"/>
          <w:szCs w:val="24"/>
        </w:rPr>
        <w:t xml:space="preserve">hydrology: parameter set “219” applied to default SWAT setup to improve erosion and sediment transport. Hydrological parameters </w:t>
      </w:r>
      <w:r w:rsidRPr="00A16122">
        <w:rPr>
          <w:rFonts w:ascii="Georgia" w:hAnsi="Georgia"/>
          <w:sz w:val="24"/>
          <w:szCs w:val="24"/>
        </w:rPr>
        <w:t xml:space="preserve">adjusted: curve </w:t>
      </w:r>
      <w:r w:rsidRPr="00FC1607">
        <w:rPr>
          <w:rFonts w:ascii="Georgia" w:hAnsi="Georgia"/>
          <w:color w:val="000000" w:themeColor="text1"/>
          <w:sz w:val="24"/>
          <w:szCs w:val="24"/>
        </w:rPr>
        <w:t xml:space="preserve">number, soil water holding capacity, infiltration, groundwater delay). </w:t>
      </w:r>
    </w:p>
    <w:p w14:paraId="4D137C18" w14:textId="77777777" w:rsidR="00BA3A53" w:rsidRPr="00013BCD" w:rsidRDefault="00BA3A53" w:rsidP="00BA3A53">
      <w:pPr>
        <w:spacing w:after="0" w:line="240" w:lineRule="auto"/>
        <w:rPr>
          <w:rFonts w:ascii="Georgia" w:hAnsi="Georgia"/>
          <w:color w:val="000000" w:themeColor="text1"/>
          <w:sz w:val="24"/>
          <w:szCs w:val="24"/>
          <w:lang w:val="en-US"/>
        </w:rPr>
      </w:pPr>
      <w:r w:rsidRPr="00FC1607">
        <w:rPr>
          <w:rFonts w:ascii="Georgia" w:hAnsi="Georgia"/>
          <w:color w:val="000000" w:themeColor="text1"/>
          <w:sz w:val="24"/>
          <w:szCs w:val="24"/>
          <w:lang w:val="en-US"/>
        </w:rPr>
        <w:t xml:space="preserve">By default, all .chm variables are Zero besides </w:t>
      </w:r>
      <w:commentRangeStart w:id="40"/>
      <w:r w:rsidRPr="00FC1607">
        <w:rPr>
          <w:rFonts w:ascii="Georgia" w:hAnsi="Georgia"/>
          <w:color w:val="000000" w:themeColor="text1"/>
          <w:sz w:val="24"/>
          <w:szCs w:val="24"/>
          <w:lang w:val="en-US"/>
        </w:rPr>
        <w:t>labile P which is 5 mg/kg for all HRUs</w:t>
      </w:r>
      <w:commentRangeEnd w:id="40"/>
      <w:r w:rsidRPr="00FC1607">
        <w:rPr>
          <w:rStyle w:val="CommentReference"/>
          <w:rFonts w:ascii="Georgia" w:hAnsi="Georgia"/>
          <w:color w:val="000000" w:themeColor="text1"/>
          <w:sz w:val="24"/>
          <w:szCs w:val="24"/>
          <w:lang w:val="en-US"/>
        </w:rPr>
        <w:commentReference w:id="40"/>
      </w:r>
      <w:r w:rsidRPr="00FC1607">
        <w:rPr>
          <w:rFonts w:ascii="Georgia" w:hAnsi="Georgia"/>
          <w:color w:val="000000" w:themeColor="text1"/>
          <w:sz w:val="24"/>
          <w:szCs w:val="24"/>
          <w:lang w:val="en-US"/>
        </w:rPr>
        <w:t xml:space="preserve">. Thus, the soil initialization is based on what SWAT defaults to for .chm files. Probably SWAT deduces soil initialization from Corg defined in .sol file by Ruben via soil type mapping. </w:t>
      </w:r>
      <w:r w:rsidRPr="00FE4293">
        <w:rPr>
          <w:rFonts w:ascii="Georgia" w:hAnsi="Georgia"/>
          <w:color w:val="000000" w:themeColor="text1"/>
          <w:sz w:val="24"/>
          <w:szCs w:val="24"/>
          <w:highlight w:val="yellow"/>
          <w:lang w:val="en-US"/>
        </w:rPr>
        <w:t xml:space="preserve">(OC takes only 8 discrete values across all 878 HRUs; mean=1.30, SD=0.17 </w:t>
      </w:r>
      <w:r w:rsidRPr="00FE4293">
        <w:rPr>
          <w:rFonts w:ascii="Georgia" w:hAnsi="Georgia"/>
          <w:color w:val="000000" w:themeColor="text1"/>
          <w:sz w:val="24"/>
          <w:szCs w:val="24"/>
          <w:highlight w:val="yellow"/>
        </w:rPr>
        <w:t>percent by weight</w:t>
      </w:r>
      <w:r w:rsidRPr="00FE4293">
        <w:rPr>
          <w:rFonts w:ascii="Georgia" w:hAnsi="Georgia"/>
          <w:color w:val="000000" w:themeColor="text1"/>
          <w:sz w:val="24"/>
          <w:szCs w:val="24"/>
          <w:highlight w:val="yellow"/>
          <w:lang w:val="en-US"/>
        </w:rPr>
        <w:t>)</w:t>
      </w:r>
    </w:p>
    <w:p w14:paraId="7F8C854C" w14:textId="77777777" w:rsidR="00BA3A53" w:rsidRPr="00A16122" w:rsidRDefault="00BA3A53" w:rsidP="00BA3A53">
      <w:pPr>
        <w:spacing w:after="0" w:line="240" w:lineRule="auto"/>
        <w:rPr>
          <w:rFonts w:ascii="Georgia" w:hAnsi="Georgia"/>
          <w:sz w:val="24"/>
          <w:szCs w:val="24"/>
        </w:rPr>
      </w:pPr>
    </w:p>
    <w:p w14:paraId="4CE2B9FB" w14:textId="77777777" w:rsidR="00BA3A53" w:rsidRDefault="00BA3A53" w:rsidP="00BA3A53">
      <w:pPr>
        <w:spacing w:after="0" w:line="240" w:lineRule="auto"/>
        <w:rPr>
          <w:rFonts w:ascii="Georgia" w:hAnsi="Georgia"/>
          <w:color w:val="EE0000"/>
          <w:sz w:val="24"/>
          <w:szCs w:val="24"/>
        </w:rPr>
      </w:pPr>
      <w:r w:rsidRPr="00A16122">
        <w:rPr>
          <w:rFonts w:ascii="Georgia" w:hAnsi="Georgia"/>
          <w:b/>
          <w:bCs/>
          <w:sz w:val="24"/>
          <w:szCs w:val="24"/>
        </w:rPr>
        <w:t>WASTE</w:t>
      </w:r>
      <w:r w:rsidRPr="00A16122">
        <w:rPr>
          <w:rFonts w:ascii="Georgia" w:hAnsi="Georgia"/>
          <w:sz w:val="24"/>
          <w:szCs w:val="24"/>
        </w:rPr>
        <w:t xml:space="preserve"> — </w:t>
      </w:r>
      <w:r w:rsidRPr="0056476A">
        <w:rPr>
          <w:rFonts w:ascii="Georgia" w:hAnsi="Georgia"/>
          <w:sz w:val="24"/>
          <w:szCs w:val="24"/>
        </w:rPr>
        <w:t xml:space="preserve">The </w:t>
      </w:r>
      <w:r>
        <w:rPr>
          <w:rFonts w:ascii="Georgia" w:hAnsi="Georgia"/>
          <w:sz w:val="24"/>
          <w:szCs w:val="24"/>
        </w:rPr>
        <w:t>WASTE</w:t>
      </w:r>
      <w:r w:rsidRPr="0056476A">
        <w:rPr>
          <w:rFonts w:ascii="Georgia" w:hAnsi="Georgia"/>
          <w:sz w:val="24"/>
          <w:szCs w:val="24"/>
        </w:rPr>
        <w:t xml:space="preserve"> scenario, </w:t>
      </w:r>
      <w:r>
        <w:rPr>
          <w:rFonts w:ascii="Georgia" w:hAnsi="Georgia"/>
          <w:sz w:val="24"/>
          <w:szCs w:val="24"/>
        </w:rPr>
        <w:t>BASE +</w:t>
      </w:r>
      <w:r w:rsidRPr="0056476A">
        <w:rPr>
          <w:rFonts w:ascii="Georgia" w:hAnsi="Georgia"/>
          <w:sz w:val="24"/>
          <w:szCs w:val="24"/>
        </w:rPr>
        <w:t xml:space="preserve"> municipal wastewater point sources, was simulated in two configurations representing the upper and lower bounds of plausible parameter values to account for uncertainty in key inputs</w:t>
      </w:r>
      <w:r w:rsidRPr="00A16122">
        <w:rPr>
          <w:rFonts w:ascii="Georgia" w:hAnsi="Georgia"/>
          <w:sz w:val="24"/>
          <w:szCs w:val="24"/>
        </w:rPr>
        <w:t xml:space="preserve"> (100–</w:t>
      </w:r>
      <w:r>
        <w:rPr>
          <w:rFonts w:ascii="Georgia" w:hAnsi="Georgia"/>
          <w:sz w:val="24"/>
          <w:szCs w:val="24"/>
        </w:rPr>
        <w:t>4</w:t>
      </w:r>
      <w:r w:rsidRPr="00A16122">
        <w:rPr>
          <w:rFonts w:ascii="Georgia" w:hAnsi="Georgia"/>
          <w:sz w:val="24"/>
          <w:szCs w:val="24"/>
        </w:rPr>
        <w:t>00 L person</w:t>
      </w:r>
      <w:r w:rsidRPr="00A16122">
        <w:rPr>
          <w:sz w:val="24"/>
          <w:szCs w:val="24"/>
        </w:rPr>
        <w:t>⁻</w:t>
      </w:r>
      <w:r w:rsidRPr="00A16122">
        <w:rPr>
          <w:rFonts w:ascii="Georgia" w:hAnsi="Georgia"/>
          <w:sz w:val="24"/>
          <w:szCs w:val="24"/>
        </w:rPr>
        <w:t>¹ day</w:t>
      </w:r>
      <w:r w:rsidRPr="00A16122">
        <w:rPr>
          <w:sz w:val="24"/>
          <w:szCs w:val="24"/>
        </w:rPr>
        <w:t>⁻</w:t>
      </w:r>
      <w:r w:rsidRPr="00A16122">
        <w:rPr>
          <w:rFonts w:ascii="Georgia" w:hAnsi="Georgia"/>
          <w:sz w:val="24"/>
          <w:szCs w:val="24"/>
        </w:rPr>
        <w:t>¹; constituent mg L</w:t>
      </w:r>
      <w:r w:rsidRPr="00A16122">
        <w:rPr>
          <w:sz w:val="24"/>
          <w:szCs w:val="24"/>
        </w:rPr>
        <w:t>⁻</w:t>
      </w:r>
      <w:r w:rsidRPr="00A16122">
        <w:rPr>
          <w:rFonts w:ascii="Georgia" w:hAnsi="Georgia"/>
          <w:sz w:val="24"/>
          <w:szCs w:val="24"/>
        </w:rPr>
        <w:t xml:space="preserve">¹ ranges </w:t>
      </w:r>
      <w:r w:rsidRPr="0056476A">
        <w:rPr>
          <w:rFonts w:ascii="Georgia" w:hAnsi="Georgia"/>
          <w:sz w:val="24"/>
          <w:szCs w:val="24"/>
          <w:highlight w:val="yellow"/>
        </w:rPr>
        <w:t xml:space="preserve">as </w:t>
      </w:r>
      <w:r w:rsidRPr="0056476A">
        <w:rPr>
          <w:rFonts w:ascii="Georgia" w:hAnsi="Georgia"/>
          <w:color w:val="EE0000"/>
          <w:sz w:val="24"/>
          <w:szCs w:val="24"/>
          <w:highlight w:val="yellow"/>
        </w:rPr>
        <w:t>in §</w:t>
      </w:r>
      <w:r>
        <w:rPr>
          <w:rFonts w:ascii="Georgia" w:hAnsi="Georgia"/>
          <w:color w:val="EE0000"/>
          <w:sz w:val="24"/>
          <w:szCs w:val="24"/>
          <w:highlight w:val="yellow"/>
        </w:rPr>
        <w:t>2</w:t>
      </w:r>
      <w:r w:rsidRPr="0056476A">
        <w:rPr>
          <w:rFonts w:ascii="Georgia" w:hAnsi="Georgia"/>
          <w:color w:val="EE0000"/>
          <w:sz w:val="24"/>
          <w:szCs w:val="24"/>
          <w:highlight w:val="yellow"/>
        </w:rPr>
        <w:t>.</w:t>
      </w:r>
      <w:r>
        <w:rPr>
          <w:rFonts w:ascii="Georgia" w:hAnsi="Georgia"/>
          <w:color w:val="EE0000"/>
          <w:sz w:val="24"/>
          <w:szCs w:val="24"/>
          <w:highlight w:val="yellow"/>
        </w:rPr>
        <w:t>4</w:t>
      </w:r>
      <w:r w:rsidRPr="0056476A">
        <w:rPr>
          <w:rFonts w:ascii="Georgia" w:hAnsi="Georgia"/>
          <w:color w:val="EE0000"/>
          <w:sz w:val="24"/>
          <w:szCs w:val="24"/>
          <w:highlight w:val="yellow"/>
        </w:rPr>
        <w:t>.</w:t>
      </w:r>
      <w:r>
        <w:rPr>
          <w:rFonts w:ascii="Georgia" w:hAnsi="Georgia"/>
          <w:color w:val="EE0000"/>
          <w:sz w:val="24"/>
          <w:szCs w:val="24"/>
        </w:rPr>
        <w:t>1</w:t>
      </w:r>
      <w:r w:rsidRPr="00A16122">
        <w:rPr>
          <w:rFonts w:ascii="Georgia" w:hAnsi="Georgia"/>
          <w:color w:val="EE0000"/>
          <w:sz w:val="24"/>
          <w:szCs w:val="24"/>
        </w:rPr>
        <w:t>).</w:t>
      </w:r>
    </w:p>
    <w:p w14:paraId="3105B850" w14:textId="77777777" w:rsidR="00BA3A53" w:rsidRPr="001268C4" w:rsidRDefault="00BA3A53" w:rsidP="00BA3A53">
      <w:pPr>
        <w:spacing w:after="0" w:line="240" w:lineRule="auto"/>
        <w:rPr>
          <w:rFonts w:ascii="Georgia" w:hAnsi="Georgia"/>
          <w:sz w:val="24"/>
          <w:szCs w:val="24"/>
        </w:rPr>
      </w:pPr>
    </w:p>
    <w:p w14:paraId="437C9EA4" w14:textId="77777777" w:rsidR="00BA3A53" w:rsidRPr="00842928" w:rsidRDefault="00BA3A53" w:rsidP="00BA3A53">
      <w:pPr>
        <w:spacing w:after="0" w:line="240" w:lineRule="auto"/>
        <w:rPr>
          <w:rFonts w:ascii="Georgia" w:hAnsi="Georgia"/>
          <w:sz w:val="24"/>
          <w:szCs w:val="24"/>
        </w:rPr>
      </w:pPr>
      <w:r w:rsidRPr="001268C4">
        <w:rPr>
          <w:rFonts w:ascii="Georgia" w:hAnsi="Georgia"/>
          <w:b/>
          <w:bCs/>
          <w:sz w:val="24"/>
          <w:szCs w:val="24"/>
        </w:rPr>
        <w:t>SOIL</w:t>
      </w:r>
      <w:r w:rsidRPr="001268C4">
        <w:rPr>
          <w:rFonts w:ascii="Georgia" w:hAnsi="Georgia"/>
          <w:sz w:val="24"/>
          <w:szCs w:val="24"/>
        </w:rPr>
        <w:t xml:space="preserve"> — </w:t>
      </w:r>
      <w:r w:rsidRPr="00842928">
        <w:rPr>
          <w:rFonts w:ascii="Georgia" w:hAnsi="Georgia"/>
          <w:sz w:val="24"/>
          <w:szCs w:val="24"/>
        </w:rPr>
        <w:t xml:space="preserve">The </w:t>
      </w:r>
      <w:r>
        <w:rPr>
          <w:rFonts w:ascii="Georgia" w:hAnsi="Georgia"/>
          <w:sz w:val="24"/>
          <w:szCs w:val="24"/>
        </w:rPr>
        <w:t>SOIL</w:t>
      </w:r>
      <w:r w:rsidRPr="00842928">
        <w:rPr>
          <w:rFonts w:ascii="Georgia" w:hAnsi="Georgia"/>
          <w:sz w:val="24"/>
          <w:szCs w:val="24"/>
        </w:rPr>
        <w:t xml:space="preserve"> scenario</w:t>
      </w:r>
      <w:r>
        <w:rPr>
          <w:rFonts w:ascii="Georgia" w:hAnsi="Georgia"/>
          <w:sz w:val="24"/>
          <w:szCs w:val="24"/>
        </w:rPr>
        <w:t>, BASE</w:t>
      </w:r>
      <w:r w:rsidRPr="00842928">
        <w:rPr>
          <w:rFonts w:ascii="Georgia" w:hAnsi="Georgia"/>
          <w:sz w:val="24"/>
          <w:szCs w:val="24"/>
        </w:rPr>
        <w:t xml:space="preserve"> </w:t>
      </w:r>
      <w:r>
        <w:rPr>
          <w:rFonts w:ascii="Georgia" w:hAnsi="Georgia"/>
          <w:sz w:val="24"/>
          <w:szCs w:val="24"/>
        </w:rPr>
        <w:t>+</w:t>
      </w:r>
      <w:r w:rsidRPr="00842928">
        <w:rPr>
          <w:rFonts w:ascii="Georgia" w:hAnsi="Georgia"/>
          <w:sz w:val="24"/>
          <w:szCs w:val="24"/>
        </w:rPr>
        <w:t xml:space="preserve"> soil nutrient initialization was run in two configurations representing the upper and lower bounds of plausible values for unit conversions, global interpolation factors for N and P, and bounded pool splits and multipliers.</w:t>
      </w:r>
    </w:p>
    <w:p w14:paraId="1EDEE1A8" w14:textId="77777777" w:rsidR="00BA3A53" w:rsidRPr="00842928" w:rsidRDefault="00BA3A53" w:rsidP="00BA3A53">
      <w:pPr>
        <w:spacing w:after="0" w:line="240" w:lineRule="auto"/>
        <w:rPr>
          <w:rFonts w:ascii="Georgia" w:hAnsi="Georgia"/>
          <w:sz w:val="24"/>
          <w:szCs w:val="24"/>
        </w:rPr>
      </w:pPr>
    </w:p>
    <w:p w14:paraId="6783A8F8" w14:textId="77777777" w:rsidR="00BA3A53" w:rsidRPr="00A16122" w:rsidRDefault="00BA3A53" w:rsidP="00BA3A53">
      <w:pPr>
        <w:spacing w:after="0" w:line="240" w:lineRule="auto"/>
        <w:rPr>
          <w:rFonts w:ascii="Georgia" w:hAnsi="Georgia"/>
          <w:sz w:val="24"/>
          <w:szCs w:val="24"/>
        </w:rPr>
      </w:pPr>
      <w:r w:rsidRPr="001268C4">
        <w:rPr>
          <w:rFonts w:ascii="Georgia" w:hAnsi="Georgia"/>
          <w:b/>
          <w:bCs/>
          <w:sz w:val="24"/>
          <w:szCs w:val="24"/>
        </w:rPr>
        <w:t>WASTE+SOIL</w:t>
      </w:r>
      <w:r>
        <w:rPr>
          <w:rFonts w:ascii="Georgia" w:hAnsi="Georgia"/>
          <w:b/>
          <w:bCs/>
          <w:sz w:val="24"/>
          <w:szCs w:val="24"/>
        </w:rPr>
        <w:t xml:space="preserve"> (W+S)</w:t>
      </w:r>
      <w:r w:rsidRPr="001268C4">
        <w:rPr>
          <w:rFonts w:ascii="Georgia" w:hAnsi="Georgia"/>
          <w:sz w:val="24"/>
          <w:szCs w:val="24"/>
        </w:rPr>
        <w:t xml:space="preserve"> — </w:t>
      </w:r>
      <w:r w:rsidRPr="00842928">
        <w:rPr>
          <w:rFonts w:ascii="Georgia" w:hAnsi="Georgia"/>
          <w:sz w:val="24"/>
          <w:szCs w:val="24"/>
        </w:rPr>
        <w:t xml:space="preserve">The </w:t>
      </w:r>
      <w:r>
        <w:rPr>
          <w:rFonts w:ascii="Georgia" w:hAnsi="Georgia"/>
          <w:sz w:val="24"/>
          <w:szCs w:val="24"/>
        </w:rPr>
        <w:t>W+S</w:t>
      </w:r>
      <w:r w:rsidRPr="00842928">
        <w:rPr>
          <w:rFonts w:ascii="Georgia" w:hAnsi="Georgia"/>
          <w:sz w:val="24"/>
          <w:szCs w:val="24"/>
        </w:rPr>
        <w:t xml:space="preserve"> scenario,</w:t>
      </w:r>
      <w:r>
        <w:rPr>
          <w:rFonts w:ascii="Georgia" w:hAnsi="Georgia"/>
          <w:sz w:val="24"/>
          <w:szCs w:val="24"/>
        </w:rPr>
        <w:t xml:space="preserve"> BASE +</w:t>
      </w:r>
      <w:r w:rsidRPr="00842928">
        <w:rPr>
          <w:rFonts w:ascii="Georgia" w:hAnsi="Georgia"/>
          <w:sz w:val="24"/>
          <w:szCs w:val="24"/>
        </w:rPr>
        <w:t xml:space="preserve"> both municipal wastewater point sources and soil nutrient initialization, was run in two configurations reflecting the established lower and upper bounds of plausible parameter values.</w:t>
      </w:r>
      <w:bookmarkStart w:id="41" w:name="_Toc209034776"/>
    </w:p>
    <w:p w14:paraId="40F6221D" w14:textId="77777777" w:rsidR="00BA3A53" w:rsidRPr="00A16122" w:rsidRDefault="00BA3A53" w:rsidP="00BA3A53">
      <w:pPr>
        <w:rPr>
          <w:rFonts w:ascii="Georgia" w:hAnsi="Georgia"/>
          <w:sz w:val="24"/>
          <w:szCs w:val="24"/>
        </w:rPr>
      </w:pPr>
    </w:p>
    <w:p w14:paraId="3D877B37" w14:textId="77777777" w:rsidR="00BA3A53" w:rsidRPr="00C95110" w:rsidRDefault="00BA3A53" w:rsidP="00BA3A53">
      <w:bookmarkStart w:id="42" w:name="_Toc209034796"/>
      <w:bookmarkEnd w:id="41"/>
    </w:p>
    <w:p w14:paraId="118ECE2A" w14:textId="77777777" w:rsidR="00BA3A53" w:rsidRPr="00C43C98" w:rsidRDefault="00BA3A53" w:rsidP="00BA3A53">
      <w:pPr>
        <w:pStyle w:val="Heading2"/>
        <w:rPr>
          <w:rFonts w:ascii="Georgia" w:hAnsi="Georgia"/>
          <w:b/>
          <w:sz w:val="24"/>
          <w:szCs w:val="24"/>
          <w:lang w:val="en-US"/>
        </w:rPr>
      </w:pPr>
      <w:bookmarkStart w:id="43" w:name="_Toc209674319"/>
      <w:r w:rsidRPr="00C43C98">
        <w:rPr>
          <w:rFonts w:ascii="Georgia" w:hAnsi="Georgia"/>
          <w:b/>
          <w:sz w:val="24"/>
          <w:szCs w:val="24"/>
          <w:lang w:val="en-US"/>
        </w:rPr>
        <w:t xml:space="preserve">Pipeline: GIS-Python-SWAT-Python </w:t>
      </w:r>
      <w:bookmarkEnd w:id="42"/>
      <w:bookmarkEnd w:id="43"/>
      <w:r w:rsidRPr="00C43C98">
        <w:rPr>
          <w:rFonts w:ascii="Georgia" w:hAnsi="Georgia"/>
          <w:b/>
          <w:sz w:val="24"/>
          <w:szCs w:val="24"/>
          <w:lang w:val="en-US"/>
        </w:rPr>
        <w:t>workflow</w:t>
      </w:r>
    </w:p>
    <w:p w14:paraId="2E87EB4A" w14:textId="77777777" w:rsidR="00BA3A53" w:rsidRPr="008F2127" w:rsidRDefault="00BA3A53" w:rsidP="00BA3A53">
      <w:pPr>
        <w:ind w:firstLine="578"/>
      </w:pPr>
      <w:r>
        <w:t>A python pipeline was developed to ensure a reproducible</w:t>
      </w:r>
      <w:r w:rsidRPr="00A16122">
        <w:t xml:space="preserve"> workflow </w:t>
      </w:r>
      <w:r>
        <w:t xml:space="preserve">to assess the relative contribution of point- and non-point sources to nutrient loads into Cubillas reservoir </w:t>
      </w:r>
      <w:r>
        <w:fldChar w:fldCharType="begin"/>
      </w:r>
      <w:r>
        <w:instrText xml:space="preserve"> ADDIN ZOTERO_ITEM CSL_CITATION {"citationID":"rzoHiJaa","properties":{"unsorted":false,"formattedCitation":"(Walter, 2026)","plainCitation":"(Walter, 2026)","noteIndex":0},"citationItems":[{"id":5921,"uris":["http://zotero.org/groups/5967639/items/JI482UQL"],"itemData":{"id":5921,"type":"software","genre":"Jupyter Notebook, Python","title":"(beta) SWAT python pipeline. Uncertainty aware point- and diffuse-load data flows","title-short":"SWAT python pipeline","URL":"https://github.com/bvorak/swat_pipeline/tree/v1.2-beta","version":"v1.2-beta","author":[{"family":"Walter","given":"Konstantin Pascal"}],"issued":{"date-parts":[["2026",3]]}}}],"schema":"https://github.com/citation-style-language/schema/raw/master/csl-citation.json"} </w:instrText>
      </w:r>
      <w:r>
        <w:fldChar w:fldCharType="separate"/>
      </w:r>
      <w:r w:rsidRPr="009C5461">
        <w:t xml:space="preserve">(Walter, </w:t>
      </w:r>
      <w:r w:rsidRPr="009C5461">
        <w:lastRenderedPageBreak/>
        <w:t>2026)</w:t>
      </w:r>
      <w:r>
        <w:fldChar w:fldCharType="end"/>
      </w:r>
      <w:r w:rsidRPr="00A16122">
        <w:t xml:space="preserve">. The </w:t>
      </w:r>
      <w:r>
        <w:t>workflow</w:t>
      </w:r>
      <w:r w:rsidRPr="00A16122">
        <w:t xml:space="preserve"> has two </w:t>
      </w:r>
      <w:r>
        <w:t>stages</w:t>
      </w:r>
      <w:r w:rsidRPr="00A16122">
        <w:t xml:space="preserve">. </w:t>
      </w:r>
      <w:r>
        <w:t>In the first stage</w:t>
      </w:r>
      <w:r w:rsidRPr="00A16122">
        <w:t xml:space="preserve">, </w:t>
      </w:r>
      <w:r>
        <w:t>a</w:t>
      </w:r>
      <w:r w:rsidRPr="00A16122">
        <w:t xml:space="preserve"> GIS </w:t>
      </w:r>
      <w:r>
        <w:t xml:space="preserve">is used to explore and analyse different data sources and to  </w:t>
      </w:r>
      <w:r w:rsidRPr="00A16122">
        <w:t xml:space="preserve">construct spatially continuous rasters covering the studied sub-basin. </w:t>
      </w:r>
      <w:r>
        <w:t>The second step is automatized and is largely based on Python scripts developed in this thesis. In this second step, the</w:t>
      </w:r>
      <w:r w:rsidRPr="00A16122">
        <w:t xml:space="preserve"> </w:t>
      </w:r>
      <w:r>
        <w:t>GIS-generated</w:t>
      </w:r>
      <w:r w:rsidRPr="00A16122">
        <w:t xml:space="preserve"> rasters </w:t>
      </w:r>
      <w:r>
        <w:t xml:space="preserve">are processed to generate ensembles of input files, SWAT simulations conducted for each member of the ensemble of input files, and the simulated nutrient concentrations in the river from the ensemble of simulations visualized and compared with the existing water quality data. </w:t>
      </w:r>
    </w:p>
    <w:p w14:paraId="2F5A3B0B" w14:textId="77777777" w:rsidR="00BA3A53" w:rsidRDefault="00BA3A53" w:rsidP="00BA3A53">
      <w:r>
        <w:tab/>
        <w:t xml:space="preserve">Our starting point is the </w:t>
      </w:r>
      <w:r w:rsidRPr="00FF5A15">
        <w:t xml:space="preserve">hydrological and erosion model developed for Cubillas watershed within the project, using ArcMap, ArcSWAT, and RSWAT. Input-files and output files are available from </w:t>
      </w:r>
      <w:r w:rsidRPr="00013694">
        <w:rPr>
          <w:highlight w:val="cyan"/>
        </w:rPr>
        <w:t>Ferández-de-Villarán et al. (2025).</w:t>
      </w:r>
      <w:r>
        <w:t xml:space="preserve"> SWAT was configured with the default/generic initialization procedures, and without any point-sources of nutrients. </w:t>
      </w:r>
      <w:r w:rsidRPr="00842928">
        <w:t>The model setup was recreated locally to enable controlled scenario simulations and ensemble runs for uncertainty analysis. This configuration allowed automated model execution and systematic variation of uncertain inputs, enabling evaluation of their effects on simulated hydrological and water-quality outputs.</w:t>
      </w:r>
    </w:p>
    <w:p w14:paraId="3397E193" w14:textId="77777777" w:rsidR="00BA3A53" w:rsidRDefault="00BA3A53" w:rsidP="00BA3A53">
      <w:r>
        <w:tab/>
        <w:t>The pipeline consists of</w:t>
      </w:r>
      <w:r w:rsidRPr="00A16122">
        <w:t xml:space="preserve"> </w:t>
      </w:r>
      <w:r>
        <w:t>several</w:t>
      </w:r>
      <w:r w:rsidRPr="00A16122">
        <w:t xml:space="preserve"> thousand lines of Python</w:t>
      </w:r>
      <w:r>
        <w:t xml:space="preserve"> with a focus on data provenance, which </w:t>
      </w:r>
      <w:r w:rsidRPr="00A16122">
        <w:t xml:space="preserve">were developed with assistance from the LLM-based Microsoft Copilot tool to maximize cross-platform scalability, reproducibility, and adjustability. The pipeline scripts are published on </w:t>
      </w:r>
      <w:r>
        <w:rPr>
          <w:color w:val="EE0000"/>
        </w:rPr>
        <w:t>g</w:t>
      </w:r>
      <w:r w:rsidRPr="000B4F7B">
        <w:rPr>
          <w:color w:val="EE0000"/>
        </w:rPr>
        <w:t>it</w:t>
      </w:r>
      <w:r>
        <w:rPr>
          <w:color w:val="EE0000"/>
        </w:rPr>
        <w:t>h</w:t>
      </w:r>
      <w:r w:rsidRPr="000B4F7B">
        <w:rPr>
          <w:color w:val="EE0000"/>
        </w:rPr>
        <w:t>ub</w:t>
      </w:r>
      <w:r>
        <w:rPr>
          <w:color w:val="EE0000"/>
        </w:rPr>
        <w:t>.com</w:t>
      </w:r>
      <w:r w:rsidRPr="00A16122">
        <w:rPr>
          <w:color w:val="EE0000"/>
        </w:rPr>
        <w:t xml:space="preserve"> </w:t>
      </w:r>
      <w:r w:rsidRPr="000B4F7B">
        <w:rPr>
          <w:color w:val="000000" w:themeColor="text1"/>
        </w:rPr>
        <w:fldChar w:fldCharType="begin"/>
      </w:r>
      <w:r w:rsidRPr="000B4F7B">
        <w:rPr>
          <w:color w:val="000000" w:themeColor="text1"/>
        </w:rPr>
        <w:instrText xml:space="preserve"> ADDIN ZOTERO_ITEM CSL_CITATION {"citationID":"ULW6jKX7","properties":{"formattedCitation":"(Walter, 2026)","plainCitation":"(Walter, 2026)","noteIndex":0},"citationItems":[{"id":5921,"uris":["http://zotero.org/groups/5967639/items/JI482UQL"],"itemData":{"id":5921,"type":"software","genre":"Jupyter Notebook, Python","title":"(beta) SWAT python pipeline. Uncertainty aware point- and diffuse-load data flows","title-short":"SWAT python pipeline","URL":"https://github.com/bvorak/swat_pipeline/tree/v1.2-beta","version":"v1.2-beta","author":[{"family":"Walter","given":"Konstantin Pascal"}],"issued":{"date-parts":[["2026",3]]}}}],"schema":"https://github.com/citation-style-language/schema/raw/master/csl-citation.json"} </w:instrText>
      </w:r>
      <w:r w:rsidRPr="000B4F7B">
        <w:rPr>
          <w:color w:val="000000" w:themeColor="text1"/>
        </w:rPr>
        <w:fldChar w:fldCharType="separate"/>
      </w:r>
      <w:r w:rsidRPr="000B4F7B">
        <w:rPr>
          <w:color w:val="000000" w:themeColor="text1"/>
        </w:rPr>
        <w:t>(Walter, 2026)</w:t>
      </w:r>
      <w:r w:rsidRPr="000B4F7B">
        <w:rPr>
          <w:color w:val="000000" w:themeColor="text1"/>
        </w:rPr>
        <w:fldChar w:fldCharType="end"/>
      </w:r>
      <w:r w:rsidRPr="000B4F7B">
        <w:rPr>
          <w:color w:val="000000" w:themeColor="text1"/>
        </w:rPr>
        <w:t xml:space="preserve">. The </w:t>
      </w:r>
      <w:r w:rsidRPr="00A16122">
        <w:t>workflow consist</w:t>
      </w:r>
      <w:r>
        <w:t>s</w:t>
      </w:r>
      <w:r w:rsidRPr="00A16122">
        <w:t xml:space="preserve"> of</w:t>
      </w:r>
      <w:r>
        <w:t xml:space="preserve"> a series of steps including (in this order) </w:t>
      </w:r>
      <w:r w:rsidRPr="00A16122">
        <w:t xml:space="preserve">GIS data </w:t>
      </w:r>
      <w:r>
        <w:t xml:space="preserve">loading, </w:t>
      </w:r>
      <w:r w:rsidRPr="00A16122">
        <w:t>harmonization</w:t>
      </w:r>
      <w:r w:rsidRPr="00842928">
        <w:t xml:space="preserve">, </w:t>
      </w:r>
      <w:r w:rsidRPr="00A16122">
        <w:t>scenario uncertainty bounding</w:t>
      </w:r>
      <w:r>
        <w:t xml:space="preserve">, </w:t>
      </w:r>
      <w:r w:rsidRPr="00A16122">
        <w:t>generation of SWAT files</w:t>
      </w:r>
      <w:r>
        <w:t>, S</w:t>
      </w:r>
      <w:r w:rsidRPr="00A16122">
        <w:t>WAT ensemble simulation</w:t>
      </w:r>
      <w:r>
        <w:t xml:space="preserve">, </w:t>
      </w:r>
      <w:r w:rsidRPr="00A16122">
        <w:t>dashboard diagnostics of model response to different scenarios</w:t>
      </w:r>
      <w:r>
        <w:t>, and batch comparisons of sensitive statics and charts</w:t>
      </w:r>
      <w:r w:rsidRPr="00A16122">
        <w:t xml:space="preserve">. </w:t>
      </w:r>
    </w:p>
    <w:p w14:paraId="64B5904E" w14:textId="77777777" w:rsidR="00BA3A53" w:rsidRPr="002B6335" w:rsidRDefault="00BA3A53" w:rsidP="00BA3A53">
      <w:commentRangeStart w:id="44"/>
      <w:r w:rsidRPr="00AD14B4">
        <w:rPr>
          <w:highlight w:val="green"/>
          <w:lang w:val="es-ES"/>
        </w:rPr>
        <w:t xml:space="preserve">+ Fernández de Villarán et al. </w:t>
      </w:r>
      <w:r w:rsidRPr="00842928">
        <w:rPr>
          <w:highlight w:val="green"/>
        </w:rPr>
        <w:t xml:space="preserve">(2025) “Calibrated SWAT simulations (reach &amp; subbasin files) for watersheds contributing to reservoirs in UGRB, forced with meteorological records interpolated from existing weather stations. </w:t>
      </w:r>
      <w:hyperlink r:id="rId18" w:history="1">
        <w:r w:rsidRPr="00842928">
          <w:rPr>
            <w:highlight w:val="green"/>
          </w:rPr>
          <w:t>https://doi.org/10.5281/zenodo.17649673</w:t>
        </w:r>
      </w:hyperlink>
      <w:r w:rsidRPr="00842928">
        <w:rPr>
          <w:highlight w:val="green"/>
        </w:rPr>
        <w:t>”</w:t>
      </w:r>
      <w:commentRangeEnd w:id="44"/>
      <w:r>
        <w:rPr>
          <w:rStyle w:val="CommentReference"/>
          <w:sz w:val="22"/>
          <w:szCs w:val="22"/>
        </w:rPr>
        <w:commentReference w:id="44"/>
      </w:r>
      <w:r>
        <w:br/>
      </w:r>
    </w:p>
    <w:p w14:paraId="246DDA40" w14:textId="77777777" w:rsidR="00BA3A53" w:rsidRPr="002B6335" w:rsidRDefault="00BA3A53" w:rsidP="00BA3A53">
      <w:pPr>
        <w:pStyle w:val="Heading3"/>
        <w:spacing w:before="0" w:after="0" w:line="240" w:lineRule="auto"/>
        <w:rPr>
          <w:rFonts w:ascii="Georgia" w:hAnsi="Georgia"/>
          <w:b/>
          <w:sz w:val="24"/>
          <w:szCs w:val="24"/>
        </w:rPr>
      </w:pPr>
      <w:bookmarkStart w:id="45" w:name="_Toc209674320"/>
      <w:r w:rsidRPr="002B6335">
        <w:rPr>
          <w:rFonts w:ascii="Georgia" w:hAnsi="Georgia"/>
          <w:b/>
          <w:sz w:val="24"/>
          <w:szCs w:val="24"/>
        </w:rPr>
        <w:t>Python automation (transformations, bounds, file generation)</w:t>
      </w:r>
      <w:bookmarkEnd w:id="45"/>
    </w:p>
    <w:p w14:paraId="255AA1E4" w14:textId="77777777" w:rsidR="00BA3A53" w:rsidRDefault="00BA3A53" w:rsidP="00BA3A53">
      <w:pPr>
        <w:spacing w:after="0" w:line="240" w:lineRule="auto"/>
        <w:rPr>
          <w:rFonts w:ascii="Georgia" w:hAnsi="Georgia"/>
          <w:sz w:val="24"/>
          <w:szCs w:val="24"/>
        </w:rPr>
      </w:pPr>
    </w:p>
    <w:p w14:paraId="21017D19" w14:textId="77777777" w:rsidR="00BA3A53" w:rsidRPr="00765D14" w:rsidRDefault="00BA3A53" w:rsidP="00BA3A53">
      <w:r>
        <w:tab/>
      </w:r>
      <w:r w:rsidRPr="00842928">
        <w:t xml:space="preserve">Uncertainty in model inputs was represented by specifying lower and upper bounds for each variable or </w:t>
      </w:r>
      <w:r>
        <w:t>transformation</w:t>
      </w:r>
      <w:r w:rsidRPr="00842928">
        <w:t xml:space="preserve"> identified as a source of uncertainty in the analysis. These bounds were based on available data and literature sources. </w:t>
      </w:r>
      <w:r>
        <w:t xml:space="preserve">A </w:t>
      </w:r>
      <w:r w:rsidRPr="00842928">
        <w:t xml:space="preserve">Python </w:t>
      </w:r>
      <w:r>
        <w:t>Monte Carlo constructor</w:t>
      </w:r>
      <w:r w:rsidRPr="00842928">
        <w:t xml:space="preserve"> </w:t>
      </w:r>
      <w:r>
        <w:t>(</w:t>
      </w:r>
      <w:r w:rsidRPr="000525D2">
        <w:rPr>
          <w:i/>
          <w:iCs/>
        </w:rPr>
        <w:t>01_run_swat_monte_carlo.ipynb</w:t>
      </w:r>
      <w:r>
        <w:t xml:space="preserve">) </w:t>
      </w:r>
      <w:r w:rsidRPr="00842928">
        <w:t xml:space="preserve">sampled values within these ranges to generate multiple realizations of SWAT input files. </w:t>
      </w:r>
      <w:r w:rsidRPr="00833924">
        <w:t xml:space="preserve">Point sources are introduced as new hydrological units at sub-basin </w:t>
      </w:r>
      <w:r>
        <w:t xml:space="preserve">inlets and specified as </w:t>
      </w:r>
      <w:r w:rsidRPr="00752D14">
        <w:rPr>
          <w:i/>
          <w:iCs/>
        </w:rPr>
        <w:t>.dat</w:t>
      </w:r>
      <w:r>
        <w:t xml:space="preserve"> input files</w:t>
      </w:r>
      <w:r w:rsidRPr="00833924">
        <w:t xml:space="preserve"> </w:t>
      </w:r>
      <w:r>
        <w:t xml:space="preserve">in the </w:t>
      </w:r>
      <w:r w:rsidRPr="00C85658">
        <w:rPr>
          <w:i/>
          <w:iCs/>
        </w:rPr>
        <w:t>.fig</w:t>
      </w:r>
      <w:r>
        <w:t xml:space="preserve"> configuration file. </w:t>
      </w:r>
      <w:r w:rsidRPr="00842928">
        <w:rPr>
          <w:highlight w:val="yellow"/>
        </w:rPr>
        <w:t>(</w:t>
      </w:r>
      <w:r>
        <w:rPr>
          <w:highlight w:val="yellow"/>
        </w:rPr>
        <w:t>See section …)</w:t>
      </w:r>
      <w:r w:rsidRPr="00842928">
        <w:rPr>
          <w:highlight w:val="yellow"/>
        </w:rPr>
        <w:t xml:space="preserve"> </w:t>
      </w:r>
      <w:r>
        <w:t>Uncertainty in the magnitude of nutrient n</w:t>
      </w:r>
      <w:r w:rsidRPr="00A16122">
        <w:t>on-point sources are</w:t>
      </w:r>
      <w:r>
        <w:t xml:space="preserve"> assumed to arise from the magnitude of </w:t>
      </w:r>
      <w:r w:rsidRPr="00A16122">
        <w:t>initial soil pool</w:t>
      </w:r>
      <w:r>
        <w:t xml:space="preserve"> interpolation and transformation error</w:t>
      </w:r>
      <w:r w:rsidRPr="00A16122">
        <w:t xml:space="preserve"> (Soil NO3 [mg/kg], Soil organic N [mg/kg], Soil labile P [mg/kg], Soil organic P [mg/kg])</w:t>
      </w:r>
      <w:r>
        <w:t xml:space="preserve">, specified </w:t>
      </w:r>
      <w:r w:rsidRPr="00A16122">
        <w:t xml:space="preserve">via </w:t>
      </w:r>
      <w:r w:rsidRPr="00842928">
        <w:rPr>
          <w:i/>
        </w:rPr>
        <w:t>.chm</w:t>
      </w:r>
      <w:r w:rsidRPr="00A16122">
        <w:t xml:space="preserve"> </w:t>
      </w:r>
      <w:r>
        <w:t xml:space="preserve">input </w:t>
      </w:r>
      <w:r w:rsidRPr="00A16122">
        <w:t>files</w:t>
      </w:r>
      <w:r>
        <w:t xml:space="preserve"> . </w:t>
      </w:r>
      <w:r w:rsidRPr="00842928">
        <w:rPr>
          <w:highlight w:val="yellow"/>
        </w:rPr>
        <w:t>(</w:t>
      </w:r>
      <w:r>
        <w:rPr>
          <w:highlight w:val="yellow"/>
        </w:rPr>
        <w:t>See section …)</w:t>
      </w:r>
      <w:r>
        <w:t xml:space="preserve">. </w:t>
      </w:r>
      <w:r w:rsidRPr="00A16122">
        <w:t xml:space="preserve">Execution details (operating system, Python version, and key libraries) are recorded alongside run </w:t>
      </w:r>
      <w:r>
        <w:t xml:space="preserve">and uncertainty bounds </w:t>
      </w:r>
      <w:r w:rsidRPr="00A16122">
        <w:t xml:space="preserve">metadata. Unique run numbers and configuration files are stored with the model outputs. Version control is maintained for scripts and parameter files. </w:t>
      </w:r>
      <w:r w:rsidRPr="00A16122">
        <w:br/>
      </w:r>
    </w:p>
    <w:p w14:paraId="5128F6AE" w14:textId="77777777" w:rsidR="00BA3A53" w:rsidRPr="002B6335" w:rsidRDefault="00BA3A53" w:rsidP="00BA3A53">
      <w:pPr>
        <w:pStyle w:val="Heading3"/>
        <w:spacing w:before="0" w:after="0" w:line="240" w:lineRule="auto"/>
        <w:rPr>
          <w:rFonts w:ascii="Georgia" w:hAnsi="Georgia"/>
          <w:b/>
          <w:color w:val="auto"/>
          <w:sz w:val="24"/>
          <w:szCs w:val="24"/>
        </w:rPr>
      </w:pPr>
      <w:r w:rsidRPr="002B6335">
        <w:rPr>
          <w:rFonts w:ascii="Georgia" w:hAnsi="Georgia"/>
          <w:b/>
          <w:color w:val="auto"/>
          <w:sz w:val="24"/>
          <w:szCs w:val="24"/>
        </w:rPr>
        <w:lastRenderedPageBreak/>
        <w:t>Uncertainty propagatio</w:t>
      </w:r>
      <w:r>
        <w:rPr>
          <w:rFonts w:ascii="Georgia" w:hAnsi="Georgia"/>
          <w:b/>
          <w:color w:val="auto"/>
          <w:sz w:val="24"/>
          <w:szCs w:val="24"/>
        </w:rPr>
        <w:t>n</w:t>
      </w:r>
    </w:p>
    <w:p w14:paraId="2B8C5FCF" w14:textId="77777777" w:rsidR="00BA3A53" w:rsidRDefault="00BA3A53" w:rsidP="00BA3A53">
      <w:pPr>
        <w:spacing w:after="0" w:line="240" w:lineRule="auto"/>
        <w:rPr>
          <w:rFonts w:ascii="Georgia" w:hAnsi="Georgia"/>
          <w:sz w:val="24"/>
          <w:szCs w:val="24"/>
        </w:rPr>
      </w:pPr>
    </w:p>
    <w:p w14:paraId="43443F92" w14:textId="77777777" w:rsidR="00BA3A53" w:rsidRPr="00013BCD" w:rsidRDefault="00BA3A53" w:rsidP="00BA3A53">
      <w:pPr>
        <w:rPr>
          <w:rFonts w:cstheme="minorHAnsi"/>
        </w:rPr>
      </w:pPr>
      <w:r>
        <w:tab/>
      </w:r>
      <w:r w:rsidRPr="00013BCD">
        <w:rPr>
          <w:rFonts w:cstheme="minorHAnsi"/>
        </w:rPr>
        <w:t xml:space="preserve">Simulations were then performed for each member of the resulting ensemble to evaluate how uncertainty in input parameters propagates to simulated hydrological and water-quality outputs. The pipeline supports fully automated Monte Carlo ensembles (random or stratified sampling) with parallel execution and run-time logging of seeds, configurations, and input snapshots. In practice, ensemble size is limited only by available computational resources. This design helps link the effects of </w:t>
      </w:r>
      <w:r w:rsidRPr="00013BCD">
        <w:rPr>
          <w:rStyle w:val="Strong"/>
          <w:rFonts w:cstheme="minorHAnsi"/>
          <w:b w:val="0"/>
          <w:bCs w:val="0"/>
        </w:rPr>
        <w:t>input</w:t>
      </w:r>
      <w:r w:rsidRPr="00013BCD">
        <w:rPr>
          <w:rStyle w:val="Strong"/>
          <w:rFonts w:cstheme="minorHAnsi"/>
        </w:rPr>
        <w:t>-</w:t>
      </w:r>
      <w:r w:rsidRPr="00013BCD">
        <w:rPr>
          <w:rStyle w:val="Strong"/>
          <w:rFonts w:cstheme="minorHAnsi"/>
          <w:b w:val="0"/>
          <w:bCs w:val="0"/>
        </w:rPr>
        <w:t>data</w:t>
      </w:r>
      <w:r w:rsidRPr="00013BCD">
        <w:rPr>
          <w:rStyle w:val="Strong"/>
          <w:rFonts w:cstheme="minorHAnsi"/>
        </w:rPr>
        <w:t xml:space="preserve"> </w:t>
      </w:r>
      <w:r w:rsidRPr="00013BCD">
        <w:rPr>
          <w:rStyle w:val="Strong"/>
          <w:rFonts w:cstheme="minorHAnsi"/>
          <w:b w:val="0"/>
          <w:bCs w:val="0"/>
        </w:rPr>
        <w:t>uncertainty</w:t>
      </w:r>
      <w:r w:rsidRPr="00013BCD">
        <w:rPr>
          <w:rFonts w:cstheme="minorHAnsi"/>
        </w:rPr>
        <w:t xml:space="preserve"> on model outputs and follows the rationale that transparent uncertainty analysis is essential for credible nutrient modeling </w:t>
      </w:r>
      <w:r w:rsidRPr="00013BCD">
        <w:rPr>
          <w:rFonts w:cstheme="minorHAnsi"/>
        </w:rPr>
        <w:fldChar w:fldCharType="begin"/>
      </w:r>
      <w:r w:rsidRPr="00013BCD">
        <w:rPr>
          <w:rFonts w:cstheme="minorHAnsi"/>
        </w:rPr>
        <w:instrText xml:space="preserve"> ADDIN ZOTERO_ITEM CSL_CITATION {"citationID":"e3N2jy9t","properties":{"formattedCitation":"(Wang et al., 2020)","plainCitation":"(Wang et al., 2020)","noteIndex":0},"citationItems":[{"id":5474,"uris":["http://zotero.org/groups/5967639/items/H3EAL2CW"],"itemData":{"id":5474,"type":"article-journal","abstract":"Phosphorus (P) losses from nonpoint sources into surface water resources through surface runoff and tile drainage play a significant role in eutrophication. Accordingly, the number of studies involving the modeling of agricultural P losses, the uncertainties of such models, and the best management practices (BMPs) supported by the modeling of hypothetical P loss reduction scenarios has increased significantly around the world. Many improvements have been made to these models: separate manure P pools, variable source areas allowing the determination of critical source areas of P loss, analyses of modeling uncertainties, and understanding of legacy P. However, several elements are still missing or have yet to be sufficiently addressed: the incorporation of preferential flow into models, the modification of P sorption–desorption processes considering recent research data (e.g., pedotransfer functions for labile, active, or stable P, along with P sorption coefficients), BMP parameterization, and scale-up issues, as well as stakeholder–scientist and experimentalist–modeler interactions. The accuracy of P loss modeling can be improved by (a) incorporating dynamic P sorption–desorption processes and new P subroutines for direct P loss from manure, fertilizer, and dung, (b) modeling preferential flow, connectivity between field and adjacent water bodies, and P in-stream processes, (c) including an assessment of model uncertainty, (d) integrating field and watershed models for BMP calibration and scaling field results up to larger areas, and (e) building a holistic interaction between stakeholders, experimentalists, and modelers.","container-title":"Journal of Environmental Quality","DOI":"10.1002/jeq2.20109","ISSN":"1537-2537","issue":"5","language":"en","license":"© 2020 The Authors. Journal of Environmental Quality published by Wiley Periodicals LLC on behalf of American Society of Agronomy, Crop Science Society of America, and Soil Science Society of America","note":"_eprint: https://acsess.onlinelibrary.wiley.com/doi/pdf/10.1002/jeq2.20109","page":"1203-1224","source":"Wiley Online Library","title":"Modeling of phosphorus loss from field to watershed: A review","title-short":"Modeling of phosphorus loss from field to watershed","volume":"49","author":[{"family":"Wang","given":"Zhaozhi"},{"family":"Zhang","given":"Tiequan"},{"family":"Tan","given":"Chin S."},{"family":"Qi","given":"Zhiming"}],"issued":{"date-parts":[["2020"]]}}}],"schema":"https://github.com/citation-style-language/schema/raw/master/csl-citation.json"} </w:instrText>
      </w:r>
      <w:r w:rsidRPr="00013BCD">
        <w:rPr>
          <w:rFonts w:cstheme="minorHAnsi"/>
        </w:rPr>
        <w:fldChar w:fldCharType="separate"/>
      </w:r>
      <w:r w:rsidRPr="00013BCD">
        <w:rPr>
          <w:rFonts w:cstheme="minorHAnsi"/>
        </w:rPr>
        <w:t>(Wang et al., 2020)</w:t>
      </w:r>
      <w:r w:rsidRPr="00013BCD">
        <w:rPr>
          <w:rFonts w:cstheme="minorHAnsi"/>
        </w:rPr>
        <w:fldChar w:fldCharType="end"/>
      </w:r>
      <w:r w:rsidRPr="00013BCD">
        <w:rPr>
          <w:rFonts w:cstheme="minorHAnsi"/>
        </w:rPr>
        <w:t>.</w:t>
      </w:r>
    </w:p>
    <w:p w14:paraId="2C47A6CC" w14:textId="77777777" w:rsidR="00BA3A53" w:rsidRPr="005409C3" w:rsidRDefault="00BA3A53" w:rsidP="00BA3A53">
      <w:pPr>
        <w:rPr>
          <w:rFonts w:cstheme="minorHAnsi"/>
          <w:color w:val="EE0000"/>
        </w:rPr>
      </w:pPr>
      <w:r w:rsidRPr="00013BCD">
        <w:rPr>
          <w:rFonts w:cstheme="minorHAnsi"/>
        </w:rPr>
        <w:tab/>
        <w:t>In this thesis results</w:t>
      </w:r>
      <w:r w:rsidRPr="00013BCD">
        <w:rPr>
          <w:rFonts w:cstheme="minorHAnsi"/>
          <w:b/>
          <w:bCs/>
        </w:rPr>
        <w:t xml:space="preserve">, </w:t>
      </w:r>
      <w:r w:rsidRPr="00013BCD">
        <w:rPr>
          <w:rStyle w:val="Strong"/>
          <w:rFonts w:cstheme="minorHAnsi"/>
          <w:b w:val="0"/>
          <w:bCs w:val="0"/>
        </w:rPr>
        <w:t>simple min–max envelope</w:t>
      </w:r>
      <w:r w:rsidRPr="00013BCD">
        <w:rPr>
          <w:rStyle w:val="Strong"/>
          <w:rFonts w:eastAsia="MS Gothic" w:cstheme="minorHAnsi"/>
          <w:b w:val="0"/>
          <w:bCs w:val="0"/>
        </w:rPr>
        <w:t>s</w:t>
      </w:r>
      <w:r w:rsidRPr="00013BCD">
        <w:rPr>
          <w:rFonts w:cstheme="minorHAnsi"/>
        </w:rPr>
        <w:t xml:space="preserve"> were adopted instead of a full Monte Carlo. For each scenario (WASTE, SOIL, W+S), </w:t>
      </w:r>
      <w:r w:rsidRPr="00013BCD">
        <w:rPr>
          <w:rStyle w:val="Strong"/>
          <w:rFonts w:cstheme="minorHAnsi"/>
          <w:b w:val="0"/>
          <w:bCs w:val="0"/>
        </w:rPr>
        <w:t>two extreme realizations</w:t>
      </w:r>
      <w:r w:rsidRPr="00013BCD">
        <w:rPr>
          <w:rFonts w:cstheme="minorHAnsi"/>
        </w:rPr>
        <w:t xml:space="preserve"> were run—the </w:t>
      </w:r>
      <w:r w:rsidRPr="00013BCD">
        <w:rPr>
          <w:rStyle w:val="Strong"/>
          <w:rFonts w:cstheme="minorHAnsi"/>
          <w:b w:val="0"/>
          <w:bCs w:val="0"/>
        </w:rPr>
        <w:t>lower-bound</w:t>
      </w:r>
      <w:r w:rsidRPr="00013BCD">
        <w:rPr>
          <w:rFonts w:cstheme="minorHAnsi"/>
          <w:b/>
          <w:bCs/>
        </w:rPr>
        <w:t xml:space="preserve"> </w:t>
      </w:r>
      <w:r w:rsidRPr="00013BCD">
        <w:rPr>
          <w:rFonts w:cstheme="minorHAnsi"/>
        </w:rPr>
        <w:t>and</w:t>
      </w:r>
      <w:r w:rsidRPr="00013BCD">
        <w:rPr>
          <w:rFonts w:cstheme="minorHAnsi"/>
          <w:b/>
          <w:bCs/>
        </w:rPr>
        <w:t xml:space="preserve"> </w:t>
      </w:r>
      <w:r w:rsidRPr="00013BCD">
        <w:rPr>
          <w:rStyle w:val="Strong"/>
          <w:rFonts w:cstheme="minorHAnsi"/>
          <w:b w:val="0"/>
          <w:bCs w:val="0"/>
        </w:rPr>
        <w:t>upper-bound</w:t>
      </w:r>
      <w:r w:rsidRPr="00013BCD">
        <w:rPr>
          <w:rFonts w:cstheme="minorHAnsi"/>
        </w:rPr>
        <w:t xml:space="preserve"> settings of the uncertain inputs as specified in </w:t>
      </w:r>
      <w:r w:rsidRPr="00013BCD">
        <w:rPr>
          <w:rFonts w:cstheme="minorHAnsi"/>
          <w:highlight w:val="yellow"/>
        </w:rPr>
        <w:t xml:space="preserve">chapter </w:t>
      </w:r>
      <w:r>
        <w:rPr>
          <w:rFonts w:cstheme="minorHAnsi"/>
        </w:rPr>
        <w:t>2.4.</w:t>
      </w:r>
      <w:r w:rsidRPr="00013BCD">
        <w:rPr>
          <w:rFonts w:cstheme="minorHAnsi"/>
        </w:rPr>
        <w:t xml:space="preserve"> (e.g., per-capita wastewater discharge and constituent concentrations; soil labile-P multipliers and organic-N partitioning). The resulting envelopes are the assumed </w:t>
      </w:r>
      <w:r w:rsidRPr="00013BCD">
        <w:rPr>
          <w:rStyle w:val="Strong"/>
          <w:rFonts w:cstheme="minorHAnsi"/>
          <w:b w:val="0"/>
          <w:bCs w:val="0"/>
        </w:rPr>
        <w:t>minimum, and maximum uncertainty bounds for</w:t>
      </w:r>
      <w:r w:rsidRPr="00013BCD">
        <w:rPr>
          <w:rFonts w:cstheme="minorHAnsi"/>
        </w:rPr>
        <w:t xml:space="preserve"> these two input types, with the median/</w:t>
      </w:r>
      <w:r w:rsidRPr="00013BCD">
        <w:rPr>
          <w:rStyle w:val="Strong"/>
          <w:rFonts w:eastAsia="MS Gothic" w:cstheme="minorHAnsi"/>
          <w:b w:val="0"/>
          <w:bCs w:val="0"/>
        </w:rPr>
        <w:t>mean</w:t>
      </w:r>
      <w:r w:rsidRPr="00013BCD">
        <w:rPr>
          <w:rFonts w:cstheme="minorHAnsi"/>
        </w:rPr>
        <w:t xml:space="preserve"> resulting to be the same and used as a central estimate. This choice prioritizes interpretability having sparse observations: it avoids assumptions about input distributions and inter-parameter correlations, yields defensible bounds quickly, and decouples input uncertainty from structural/model uncertainty. </w:t>
      </w:r>
      <w:r w:rsidRPr="00CA0F09">
        <w:rPr>
          <w:rFonts w:cstheme="minorHAnsi"/>
          <w:color w:val="EE0000"/>
          <w:highlight w:val="yellow"/>
        </w:rPr>
        <w:t xml:space="preserve">A trade-off is </w:t>
      </w:r>
      <w:r w:rsidRPr="00CA0F09">
        <w:rPr>
          <w:rStyle w:val="Strong"/>
          <w:rFonts w:cstheme="minorHAnsi"/>
          <w:b w:val="0"/>
          <w:bCs w:val="0"/>
          <w:color w:val="EE0000"/>
          <w:highlight w:val="yellow"/>
        </w:rPr>
        <w:t>conservatism</w:t>
      </w:r>
      <w:r w:rsidRPr="00CA0F09">
        <w:rPr>
          <w:rFonts w:cstheme="minorHAnsi"/>
          <w:b/>
          <w:bCs/>
          <w:color w:val="EE0000"/>
          <w:highlight w:val="yellow"/>
        </w:rPr>
        <w:t xml:space="preserve"> </w:t>
      </w:r>
      <w:r w:rsidRPr="00CA0F09">
        <w:rPr>
          <w:rFonts w:cstheme="minorHAnsi"/>
          <w:color w:val="EE0000"/>
          <w:highlight w:val="yellow"/>
        </w:rPr>
        <w:t xml:space="preserve">(errors do not necessarily add linearly), which is noted in </w:t>
      </w:r>
      <w:r w:rsidRPr="00CA0F09">
        <w:rPr>
          <w:rFonts w:cstheme="minorHAnsi"/>
          <w:color w:val="EE0000"/>
          <w:highlight w:val="cyan"/>
        </w:rPr>
        <w:t>§</w:t>
      </w:r>
      <w:r>
        <w:rPr>
          <w:rFonts w:cstheme="minorHAnsi"/>
          <w:color w:val="EE0000"/>
          <w:highlight w:val="cyan"/>
        </w:rPr>
        <w:t>4</w:t>
      </w:r>
      <w:r w:rsidRPr="00CA0F09">
        <w:rPr>
          <w:rFonts w:cstheme="minorHAnsi"/>
          <w:color w:val="EE0000"/>
          <w:highlight w:val="cyan"/>
        </w:rPr>
        <w:t xml:space="preserve">.3 </w:t>
      </w:r>
      <w:r w:rsidRPr="00CA0F09">
        <w:rPr>
          <w:rFonts w:cstheme="minorHAnsi"/>
          <w:color w:val="EE0000"/>
          <w:highlight w:val="yellow"/>
        </w:rPr>
        <w:t xml:space="preserve">and motivates a future transition to </w:t>
      </w:r>
      <w:r w:rsidRPr="00CA0F09">
        <w:rPr>
          <w:rStyle w:val="Strong"/>
          <w:rFonts w:cstheme="minorHAnsi"/>
          <w:b w:val="0"/>
          <w:bCs w:val="0"/>
          <w:color w:val="EE0000"/>
          <w:highlight w:val="yellow"/>
        </w:rPr>
        <w:t>Monte Carlo propagation</w:t>
      </w:r>
      <w:r w:rsidRPr="00CA0F09">
        <w:rPr>
          <w:rFonts w:cstheme="minorHAnsi"/>
          <w:color w:val="EE0000"/>
          <w:highlight w:val="yellow"/>
        </w:rPr>
        <w:t xml:space="preserve"> (e.g., to report probability bands such as 25–75%). </w:t>
      </w:r>
      <w:r>
        <w:rPr>
          <w:rFonts w:cstheme="minorHAnsi"/>
          <w:color w:val="EE0000"/>
        </w:rPr>
        <w:br/>
      </w:r>
    </w:p>
    <w:p w14:paraId="53D6A305" w14:textId="77777777" w:rsidR="00BA3A53" w:rsidRPr="00A16122" w:rsidRDefault="00BA3A53" w:rsidP="00BA3A53">
      <w:pPr>
        <w:pStyle w:val="Heading3"/>
        <w:spacing w:before="0" w:after="0" w:line="240" w:lineRule="auto"/>
        <w:rPr>
          <w:rFonts w:ascii="Georgia" w:hAnsi="Georgia"/>
          <w:sz w:val="24"/>
          <w:szCs w:val="24"/>
        </w:rPr>
      </w:pPr>
      <w:bookmarkStart w:id="46" w:name="_Toc209674325"/>
      <w:r w:rsidRPr="00A16122">
        <w:rPr>
          <w:rFonts w:ascii="Georgia" w:hAnsi="Georgia"/>
          <w:sz w:val="24"/>
          <w:szCs w:val="24"/>
        </w:rPr>
        <w:t>Dashboard</w:t>
      </w:r>
      <w:bookmarkEnd w:id="46"/>
      <w:r>
        <w:rPr>
          <w:rFonts w:ascii="Georgia" w:hAnsi="Georgia"/>
          <w:sz w:val="24"/>
          <w:szCs w:val="24"/>
        </w:rPr>
        <w:t xml:space="preserve"> and automatic scenario comparison charts</w:t>
      </w:r>
    </w:p>
    <w:p w14:paraId="6C38D885" w14:textId="77777777" w:rsidR="00BA3A53" w:rsidRDefault="00BA3A53" w:rsidP="00BA3A53">
      <w:pPr>
        <w:spacing w:after="0" w:line="240" w:lineRule="auto"/>
        <w:rPr>
          <w:rFonts w:ascii="Georgia" w:hAnsi="Georgia"/>
          <w:sz w:val="24"/>
          <w:szCs w:val="24"/>
        </w:rPr>
      </w:pPr>
    </w:p>
    <w:p w14:paraId="5BD7611F" w14:textId="77777777" w:rsidR="00BA3A53" w:rsidRDefault="00BA3A53" w:rsidP="00BA3A53">
      <w:r>
        <w:tab/>
      </w:r>
      <w:r w:rsidRPr="00A16122">
        <w:t>A customizable dashboard was developed to compare SWAT</w:t>
      </w:r>
      <w:r>
        <w:t xml:space="preserve"> .rch</w:t>
      </w:r>
      <w:r w:rsidRPr="00A16122">
        <w:t xml:space="preserve"> output ranges against measured data in a flexible manner</w:t>
      </w:r>
      <w:r>
        <w:t xml:space="preserve"> (</w:t>
      </w:r>
      <w:r w:rsidRPr="000F68F3">
        <w:rPr>
          <w:i/>
          <w:iCs/>
        </w:rPr>
        <w:t>03_dashboard_RCH_analysis.ipynb</w:t>
      </w:r>
      <w:r>
        <w:t>)</w:t>
      </w:r>
      <w:r w:rsidRPr="00A16122">
        <w:t xml:space="preserve">. The tool overlays uncertainty envelopes from SWAT runs with the </w:t>
      </w:r>
      <w:r>
        <w:t>observations</w:t>
      </w:r>
      <w:r w:rsidRPr="00A16122">
        <w:t xml:space="preserve"> at the control stations in any sub-basin, enabling rapid inspection of temporal trends, assessment of basic assumptions, and visual and statistical quantification of uncertainty effects. By aligning the </w:t>
      </w:r>
      <w:r>
        <w:t>observed</w:t>
      </w:r>
      <w:r w:rsidRPr="00A16122">
        <w:t xml:space="preserve"> time series (derived from mg L⁻¹ × m³ day⁻¹) with the corresponding reach-level SWAT outputs, the dashboard facilitates </w:t>
      </w:r>
      <w:r>
        <w:t>visualizing</w:t>
      </w:r>
      <w:r w:rsidRPr="00A16122">
        <w:t xml:space="preserve"> whether observed values fall within simulated ranges and what systematic deviations occur. This interactive view supports focused interpretation and fast iteration while preserving the provenance of both model outputs and observations</w:t>
      </w:r>
      <w:r w:rsidRPr="000E55DF">
        <w:t xml:space="preserve">. Any water quality variable </w:t>
      </w:r>
      <w:r>
        <w:t>at any reach in</w:t>
      </w:r>
      <w:r w:rsidRPr="000E55DF">
        <w:t xml:space="preserve"> SWAT can be compared against observations, as long as such are available. </w:t>
      </w:r>
    </w:p>
    <w:p w14:paraId="70B5D75F" w14:textId="77777777" w:rsidR="00BA3A53" w:rsidRDefault="00BA3A53" w:rsidP="00BA3A53">
      <w:r>
        <w:t>Another Notebook (</w:t>
      </w:r>
      <w:r w:rsidRPr="0077443A">
        <w:rPr>
          <w:i/>
          <w:iCs/>
        </w:rPr>
        <w:t>04_sensitivity_stats.ipynb</w:t>
      </w:r>
      <w:r>
        <w:t>) allows to batch compare several statistical metrics between different scenarios and regimes against each other and check and visualize for significance of difference in a report ready way.</w:t>
      </w:r>
    </w:p>
    <w:p w14:paraId="0B14540C" w14:textId="77777777" w:rsidR="00BA3A53" w:rsidRDefault="00BA3A53" w:rsidP="00BA3A53">
      <w:pPr>
        <w:rPr>
          <w:rFonts w:ascii="Georgia" w:hAnsi="Georgia"/>
          <w:sz w:val="24"/>
        </w:rPr>
      </w:pPr>
    </w:p>
    <w:p w14:paraId="25E8FFA4" w14:textId="77777777" w:rsidR="00BA3A53" w:rsidRDefault="00BA3A53" w:rsidP="00BA3A53">
      <w:pPr>
        <w:rPr>
          <w:rFonts w:ascii="Georgia" w:hAnsi="Georgia"/>
          <w:sz w:val="24"/>
        </w:rPr>
      </w:pPr>
    </w:p>
    <w:p w14:paraId="76A401A7" w14:textId="77777777" w:rsidR="00BA3A53" w:rsidRDefault="00BA3A53" w:rsidP="00BA3A53">
      <w:pPr>
        <w:rPr>
          <w:rFonts w:ascii="Georgia" w:hAnsi="Georgia"/>
          <w:sz w:val="24"/>
        </w:rPr>
      </w:pPr>
    </w:p>
    <w:p w14:paraId="0CE06406" w14:textId="77777777" w:rsidR="00BA3A53" w:rsidRDefault="00BA3A53" w:rsidP="00BA3A53">
      <w:pPr>
        <w:rPr>
          <w:rFonts w:ascii="Georgia" w:hAnsi="Georgia"/>
          <w:sz w:val="24"/>
        </w:rPr>
        <w:sectPr w:rsidR="00BA3A53" w:rsidSect="00BA3A53">
          <w:pgSz w:w="11906" w:h="16838"/>
          <w:pgMar w:top="1417" w:right="1417" w:bottom="1134" w:left="1417" w:header="708" w:footer="708" w:gutter="0"/>
          <w:cols w:space="708"/>
          <w:titlePg/>
          <w:docGrid w:linePitch="360"/>
        </w:sectPr>
      </w:pPr>
    </w:p>
    <w:bookmarkEnd w:id="0"/>
    <w:p w14:paraId="6793E2E6" w14:textId="77777777" w:rsidR="00DC3DC8" w:rsidRDefault="00DC3DC8" w:rsidP="00BA3A53"/>
    <w:p w14:paraId="2492E1F6" w14:textId="77777777" w:rsidR="00DC3DC8" w:rsidRDefault="00DC3DC8" w:rsidP="00BA3A53"/>
    <w:p w14:paraId="56AF4D9D" w14:textId="2F748805" w:rsidR="00BA3A53" w:rsidRPr="000728AD" w:rsidRDefault="00BA3A53" w:rsidP="00BA3A53">
      <w:r w:rsidRPr="000728AD">
        <w:tab/>
        <w:t xml:space="preserve">This chapter evaluates the propagation </w:t>
      </w:r>
      <w:r>
        <w:t>of</w:t>
      </w:r>
      <w:r w:rsidRPr="000728AD">
        <w:t xml:space="preserve"> uncertainty </w:t>
      </w:r>
      <w:r>
        <w:t>in</w:t>
      </w:r>
      <w:r w:rsidRPr="000728AD">
        <w:t xml:space="preserve"> point- and diffuse-source input</w:t>
      </w:r>
      <w:r>
        <w:t xml:space="preserve"> data</w:t>
      </w:r>
      <w:r w:rsidRPr="000728AD">
        <w:t xml:space="preserve"> through SWAT simulations and assesses whether the resulting prediction envelopes are consistent with observed water-quality signals under defined data and model constraints.</w:t>
      </w:r>
    </w:p>
    <w:p w14:paraId="1E417141" w14:textId="77777777" w:rsidR="00BA3A53" w:rsidRPr="006E1E42" w:rsidRDefault="00BA3A53" w:rsidP="00BA3A53">
      <w:pPr>
        <w:pStyle w:val="Heading2"/>
      </w:pPr>
      <w:commentRangeStart w:id="47"/>
      <w:r w:rsidRPr="006E1E42">
        <w:t xml:space="preserve">Specification of point-sources in SWAT </w:t>
      </w:r>
      <w:commentRangeEnd w:id="47"/>
      <w:r w:rsidRPr="006E1E42">
        <w:rPr>
          <w:rStyle w:val="CommentReference"/>
          <w:sz w:val="32"/>
          <w:szCs w:val="32"/>
        </w:rPr>
        <w:commentReference w:id="47"/>
      </w:r>
    </w:p>
    <w:p w14:paraId="4FA28FB2" w14:textId="77777777" w:rsidR="00BA3A53" w:rsidRDefault="00BA3A53" w:rsidP="00BA3A53">
      <w:r>
        <w:t>SWAT also allows explicit representation of point sources at the sub-basin level (i.e., one point source assigned to each sub-basin). If not introduced manually via the ArcSWAT interface, point sources can be specified through user-created load files (.dat) containing time series of daily-averaged flow rates and constituent concentrations (suspended sediments, N and P species, CBOD, dissolved oxygen, and chlorophyll-a). Point-source loads are introduced at the upstream end of the specified reaches, the fate and transport of constituents is simulated and routed downstream in the river network. Point source loads are introduced by SWAT at a daily resolution. Input data can be aggregated to monthly or annual averages of daily loads, allowing to align the temporal resolution with available information and analysis goals. (Arnold et al., 2012b, Chapter 31)</w:t>
      </w:r>
    </w:p>
    <w:p w14:paraId="2A6F8BA3" w14:textId="77777777" w:rsidR="00BA3A53" w:rsidRDefault="00BA3A53" w:rsidP="00BA3A53">
      <w:r>
        <w:t>References to .dat input files must be manually added into the .fig watershed network configuration file (Figure 1). The .fig config file defines in which order contributions from HRUs - aggregated at sub-basin scale - and point sources accumulate downstream via river reaches. One point-source file must be defined for each subbasin, with each subbasin obligatorily associated with a corresponding reach.</w:t>
      </w:r>
    </w:p>
    <w:p w14:paraId="144CBC3E" w14:textId="77777777" w:rsidR="00BA3A53" w:rsidRDefault="00BA3A53" w:rsidP="00BA3A53">
      <w:r>
        <w:t>For this SWAT uses commands that declare sub-basin configuration and their routing/accumulation paths (e.g., SUBBASIN, ROUTE, ADD; see Figure 1). It also allows to define where SWAT reports aggregate outputs at intermediate reach outlets.  All elements (subbasin, reach, point-source and intermediate aggregates) are encoded using an agnostic Hydrological Storage Number (HYD), which defines the topological connectivity of the system from upstream to downstream. Intermediate aggregates are HYDs that aggregate (ADD) the contributions of two other elements. Only once aggregated, the inputs of several subbasins and point sources can be routed through a reach (ROUTE). (Arnold et al., 2012a, Chapter 2)</w:t>
      </w:r>
    </w:p>
    <w:p w14:paraId="5EDE49B3" w14:textId="77777777" w:rsidR="00BA3A53" w:rsidRDefault="00BA3A53" w:rsidP="00BA3A53"/>
    <w:p w14:paraId="10BE3431" w14:textId="77777777" w:rsidR="00BA3A53" w:rsidRDefault="00BA3A53" w:rsidP="00BA3A53">
      <w:r w:rsidRPr="00D037F8">
        <w:rPr>
          <w:noProof/>
        </w:rPr>
        <w:lastRenderedPageBreak/>
        <w:drawing>
          <wp:inline distT="0" distB="0" distL="0" distR="0" wp14:anchorId="305FD434" wp14:editId="675C8B48">
            <wp:extent cx="3348990" cy="3816985"/>
            <wp:effectExtent l="0" t="0" r="3810" b="0"/>
            <wp:docPr id="10810436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48990" cy="3816985"/>
                    </a:xfrm>
                    <a:prstGeom prst="rect">
                      <a:avLst/>
                    </a:prstGeom>
                    <a:noFill/>
                    <a:ln>
                      <a:noFill/>
                    </a:ln>
                  </pic:spPr>
                </pic:pic>
              </a:graphicData>
            </a:graphic>
          </wp:inline>
        </w:drawing>
      </w:r>
      <w:r>
        <w:br/>
        <w:t xml:space="preserve">Figure 8: A shortened version of a .fig with point sources. The first number-column defines the command (Subbasin=1, Point-source=8, add=5, route=2. The second number-column sets the HYD number created by  a command. The third and fourth number columns set the input HYD elements of the command. Colors indicate  element  types represented by the HYD. Subbasins (green), reaches (red), point sources (orange) and intermediate aggregates (blue).  </w:t>
      </w:r>
      <w:r>
        <w:br/>
      </w:r>
    </w:p>
    <w:p w14:paraId="6BE4FF4F" w14:textId="77777777" w:rsidR="00BA3A53" w:rsidRDefault="00BA3A53" w:rsidP="00BA3A53">
      <w:r>
        <w:t>A script was developed (</w:t>
      </w:r>
      <w:r w:rsidRPr="00F42246">
        <w:rPr>
          <w:i/>
          <w:iCs/>
        </w:rPr>
        <w:t>customize_fig_configs.ipynb</w:t>
      </w:r>
      <w:r>
        <w:t xml:space="preserve">) that, given the original </w:t>
      </w:r>
      <w:r w:rsidRPr="00F42246">
        <w:rPr>
          <w:i/>
          <w:iCs/>
        </w:rPr>
        <w:t>.fig</w:t>
      </w:r>
      <w:r>
        <w:t xml:space="preserve"> file of a basin and a folder with one (dummy) </w:t>
      </w:r>
      <w:r w:rsidRPr="00F42246">
        <w:rPr>
          <w:i/>
          <w:iCs/>
        </w:rPr>
        <w:t>.dat</w:t>
      </w:r>
      <w:r>
        <w:t xml:space="preserve"> file per subbasin/point-source, constructs a correct </w:t>
      </w:r>
      <w:r w:rsidRPr="00F42246">
        <w:rPr>
          <w:i/>
          <w:iCs/>
        </w:rPr>
        <w:t>.fig</w:t>
      </w:r>
      <w:r>
        <w:t xml:space="preserve"> basin configuration with point sources accounted for (see </w:t>
      </w:r>
      <w:r>
        <w:fldChar w:fldCharType="begin"/>
      </w:r>
      <w:r>
        <w:instrText xml:space="preserve"> REF _Ref228381685 \h </w:instrText>
      </w:r>
      <w:r>
        <w:instrText xml:space="preserve"> \* MERGEFORMAT </w:instrText>
      </w:r>
      <w:r>
        <w:fldChar w:fldCharType="separate"/>
      </w:r>
      <w:r>
        <w:t xml:space="preserve">Figure </w:t>
      </w:r>
      <w:r>
        <w:rPr>
          <w:noProof/>
        </w:rPr>
        <w:t>8</w:t>
      </w:r>
      <w:r>
        <w:fldChar w:fldCharType="end"/>
      </w:r>
      <w:r>
        <w:t>). Another script (</w:t>
      </w:r>
      <w:r w:rsidRPr="00F42246">
        <w:rPr>
          <w:i/>
          <w:iCs/>
        </w:rPr>
        <w:t>point_dat.py</w:t>
      </w:r>
      <w:r>
        <w:t xml:space="preserve">) is later used by the monte carlo pipeline to dynamically populate the </w:t>
      </w:r>
      <w:r w:rsidRPr="00F42246">
        <w:rPr>
          <w:i/>
          <w:iCs/>
        </w:rPr>
        <w:t>.dat</w:t>
      </w:r>
      <w:r>
        <w:t xml:space="preserve"> point-source files with different values per realization.</w:t>
      </w:r>
    </w:p>
    <w:p w14:paraId="4B236CCA" w14:textId="77777777" w:rsidR="00BA3A53" w:rsidRPr="000728AD" w:rsidRDefault="00BA3A53" w:rsidP="00BA3A53">
      <w:pPr>
        <w:rPr>
          <w:color w:val="000000"/>
        </w:rPr>
      </w:pPr>
      <w:r>
        <w:rPr>
          <w:color w:val="000000"/>
        </w:rPr>
        <w:t>To better grasp the routing logic, a</w:t>
      </w:r>
      <w:r w:rsidRPr="000728AD">
        <w:rPr>
          <w:color w:val="000000"/>
        </w:rPr>
        <w:t xml:space="preserve"> network representation of the </w:t>
      </w:r>
      <w:r w:rsidRPr="00F42246">
        <w:rPr>
          <w:i/>
          <w:iCs/>
          <w:color w:val="000000"/>
        </w:rPr>
        <w:t>.fig</w:t>
      </w:r>
      <w:r>
        <w:rPr>
          <w:color w:val="000000"/>
        </w:rPr>
        <w:t xml:space="preserve"> declared HYD connectivity was developed. 9 shows the visualization after introducing 17 point sources to </w:t>
      </w:r>
      <w:r w:rsidRPr="000728AD">
        <w:rPr>
          <w:color w:val="000000"/>
        </w:rPr>
        <w:t xml:space="preserve">the </w:t>
      </w:r>
      <w:r>
        <w:rPr>
          <w:color w:val="000000"/>
        </w:rPr>
        <w:t>original Cubillas</w:t>
      </w:r>
      <w:r w:rsidRPr="000728AD">
        <w:rPr>
          <w:color w:val="000000"/>
        </w:rPr>
        <w:t xml:space="preserve"> </w:t>
      </w:r>
      <w:r w:rsidRPr="00F42246">
        <w:rPr>
          <w:color w:val="000000"/>
        </w:rPr>
        <w:t>configuration</w:t>
      </w:r>
      <w:r>
        <w:rPr>
          <w:color w:val="000000"/>
        </w:rPr>
        <w:t xml:space="preserve">, </w:t>
      </w:r>
      <w:r w:rsidRPr="000728AD">
        <w:rPr>
          <w:color w:val="000000"/>
        </w:rPr>
        <w:t>including subbasins (green), reaches (red), point sources (orange)</w:t>
      </w:r>
      <w:r>
        <w:rPr>
          <w:color w:val="000000"/>
        </w:rPr>
        <w:t xml:space="preserve"> and intermediate aggregates (blue)</w:t>
      </w:r>
      <w:r w:rsidRPr="000728AD">
        <w:rPr>
          <w:color w:val="000000"/>
        </w:rPr>
        <w:t xml:space="preserve">. </w:t>
      </w:r>
    </w:p>
    <w:p w14:paraId="29115B39" w14:textId="77777777" w:rsidR="00BA3A53" w:rsidRPr="000728AD" w:rsidRDefault="00BA3A53" w:rsidP="00BA3A53">
      <w:pPr>
        <w:keepNext/>
        <w:rPr>
          <w:color w:val="000000"/>
        </w:rPr>
      </w:pPr>
      <w:r w:rsidRPr="000728AD">
        <w:rPr>
          <w:rFonts w:ascii="Georgia" w:hAnsi="Georgia"/>
          <w:noProof/>
          <w:color w:val="000000"/>
          <w:sz w:val="24"/>
          <w:szCs w:val="24"/>
        </w:rPr>
        <w:lastRenderedPageBreak/>
        <w:drawing>
          <wp:inline distT="0" distB="0" distL="0" distR="0" wp14:anchorId="6458326E" wp14:editId="269387AB">
            <wp:extent cx="4914900" cy="3676650"/>
            <wp:effectExtent l="0" t="0" r="0" b="0"/>
            <wp:docPr id="24225317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14900" cy="3676650"/>
                    </a:xfrm>
                    <a:prstGeom prst="rect">
                      <a:avLst/>
                    </a:prstGeom>
                    <a:noFill/>
                    <a:ln>
                      <a:noFill/>
                    </a:ln>
                  </pic:spPr>
                </pic:pic>
              </a:graphicData>
            </a:graphic>
          </wp:inline>
        </w:drawing>
      </w:r>
    </w:p>
    <w:p w14:paraId="19E56B62" w14:textId="77777777" w:rsidR="00BA3A53" w:rsidRPr="006B04EB" w:rsidRDefault="00BA3A53" w:rsidP="00BA3A53">
      <w:pPr>
        <w:pStyle w:val="Caption"/>
        <w:rPr>
          <w:color w:val="000000"/>
        </w:rPr>
      </w:pPr>
      <w:bookmarkStart w:id="48" w:name="_Ref226672480"/>
      <w:r w:rsidRPr="000728AD">
        <w:rPr>
          <w:color w:val="000000"/>
        </w:rPr>
        <w:t xml:space="preserve">Figure </w:t>
      </w:r>
      <w:bookmarkEnd w:id="48"/>
      <w:r>
        <w:rPr>
          <w:color w:val="000000"/>
        </w:rPr>
        <w:t>9</w:t>
      </w:r>
      <w:r w:rsidRPr="000728AD">
        <w:rPr>
          <w:color w:val="000000"/>
        </w:rPr>
        <w:t xml:space="preserve">: </w:t>
      </w:r>
      <w:r w:rsidRPr="00FC411D">
        <w:rPr>
          <w:color w:val="000000"/>
        </w:rPr>
        <w:t>Network (python) visualization of the Cubillas .fig config. Within the .fig all elements and intermediate aggregates (blue) are encoded via a Hydrological Storage Number (HYD), feeding into each other from top to bottom. For clarity HYD numbers representing certain elements get semantic labels in this graph. Original Subbasins (green) &amp; Reaches (red) and programmatically inserted POINT SOURCES (orange).</w:t>
      </w:r>
    </w:p>
    <w:p w14:paraId="115541A2" w14:textId="77777777" w:rsidR="00BA3A53" w:rsidRPr="00FC411D" w:rsidRDefault="00BA3A53" w:rsidP="00BA3A53"/>
    <w:p w14:paraId="0EC38BB7" w14:textId="77777777" w:rsidR="00BA3A53" w:rsidRPr="00140A32" w:rsidRDefault="00BA3A53" w:rsidP="00BA3A53">
      <w:pPr>
        <w:pStyle w:val="Heading2"/>
      </w:pPr>
      <w:commentRangeStart w:id="49"/>
      <w:r w:rsidRPr="000728AD">
        <w:t xml:space="preserve">Interpolated soil nutrient concentration </w:t>
      </w:r>
      <w:r w:rsidRPr="00140A32">
        <w:t>fields</w:t>
      </w:r>
      <w:commentRangeEnd w:id="49"/>
      <w:r w:rsidRPr="00140A32">
        <w:rPr>
          <w:rStyle w:val="CommentReference"/>
          <w:sz w:val="32"/>
          <w:szCs w:val="32"/>
        </w:rPr>
        <w:commentReference w:id="49"/>
      </w:r>
    </w:p>
    <w:p w14:paraId="7ED3B73B" w14:textId="77777777" w:rsidR="00BA3A53" w:rsidRDefault="00BA3A53" w:rsidP="00BA3A53">
      <w:pPr>
        <w:rPr>
          <w:lang w:val="en-US"/>
        </w:rPr>
      </w:pPr>
      <w:r w:rsidRPr="00140A32">
        <w:rPr>
          <w:lang w:val="en-US"/>
        </w:rPr>
        <w:t>The interpolation exercise showed contrasting performance for Olsen-P (Fig. 10) and TKN (Fix 11). For TKN, leave-one-out cross-validation indicated moderate predictive skill and good overall calibration, with near-zero bias (-0.003%), RMSE of 0.382%, median absolute relative error of 47.0%, and 66.9% of predictions falling within a factor of two of the observations. For Olsen-P, predictive uncertainty was considerably larger: bias was -4.13 mg P2O5 per 100 g soil, RMSE was 28.67 mg/100 g, the median absolute relative error reached 64.6%, and only 43.5% of predictions were within a factor of two. Nevertheless, the 95% prediction interval coverage remained high for both nutrients, at 97.9% for TKN and 92.9% for Olsen-P, indicating that the kriging uncertainty estimates were broadly consistent with the observed prediction error. (Compare Table 4)</w:t>
      </w:r>
    </w:p>
    <w:p w14:paraId="1B2944C7" w14:textId="77777777" w:rsidR="00BA3A53" w:rsidRDefault="00BA3A53" w:rsidP="00BA3A53"/>
    <w:p w14:paraId="194040F7" w14:textId="77777777" w:rsidR="00BA3A53" w:rsidRDefault="00BA3A53" w:rsidP="00BA3A53">
      <w:pPr>
        <w:rPr>
          <w:rFonts w:ascii="Georgia" w:hAnsi="Georgia"/>
          <w:sz w:val="24"/>
        </w:rPr>
      </w:pPr>
    </w:p>
    <w:p w14:paraId="5108FFD2" w14:textId="77777777" w:rsidR="00BA3A53" w:rsidRPr="008A0C8B" w:rsidRDefault="00BA3A53" w:rsidP="00BA3A53"/>
    <w:p w14:paraId="614B0F0D" w14:textId="77777777" w:rsidR="00BA3A53" w:rsidRPr="00A16122" w:rsidRDefault="00BA3A53" w:rsidP="00BA3A53">
      <w:pPr>
        <w:rPr>
          <w:rFonts w:ascii="Georgia" w:hAnsi="Georgia"/>
          <w:sz w:val="24"/>
          <w:szCs w:val="24"/>
        </w:rPr>
      </w:pPr>
      <w:r>
        <w:rPr>
          <w:rFonts w:ascii="Georgia" w:hAnsi="Georgia"/>
          <w:noProof/>
          <w:sz w:val="24"/>
          <w:szCs w:val="24"/>
        </w:rPr>
        <w:lastRenderedPageBreak/>
        <w:drawing>
          <wp:inline distT="0" distB="0" distL="0" distR="0" wp14:anchorId="04C87F92" wp14:editId="1AD2AC5A">
            <wp:extent cx="5760720" cy="2913380"/>
            <wp:effectExtent l="0" t="0" r="0" b="1270"/>
            <wp:docPr id="1099545454" name="Picture 25" descr="A map of the united kingd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map of the united kingdom&#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60720" cy="2913380"/>
                    </a:xfrm>
                    <a:prstGeom prst="rect">
                      <a:avLst/>
                    </a:prstGeom>
                    <a:noFill/>
                    <a:ln>
                      <a:noFill/>
                    </a:ln>
                  </pic:spPr>
                </pic:pic>
              </a:graphicData>
            </a:graphic>
          </wp:inline>
        </w:drawing>
      </w:r>
    </w:p>
    <w:p w14:paraId="178D57EB" w14:textId="77777777" w:rsidR="00BA3A53" w:rsidRPr="008A0C8B" w:rsidRDefault="00BA3A53" w:rsidP="00BA3A53">
      <w:pPr>
        <w:rPr>
          <w:rFonts w:ascii="Georgia" w:hAnsi="Georgia"/>
          <w:sz w:val="24"/>
        </w:rPr>
      </w:pPr>
      <w:r w:rsidRPr="00140A32">
        <w:rPr>
          <w:rFonts w:ascii="Georgia" w:hAnsi="Georgia"/>
          <w:sz w:val="24"/>
        </w:rPr>
        <w:t>Figure 10. Olsen-P interpolation, reported as P₂O₅ and clipped to the Cubillas catchment.</w:t>
      </w:r>
      <w:r w:rsidRPr="00D104C2">
        <w:rPr>
          <w:rFonts w:ascii="Georgia" w:hAnsi="Georgia"/>
          <w:sz w:val="24"/>
        </w:rPr>
        <w:t xml:space="preserve"> Simple Kriging with trend in ArcGIS Pro was selected as the best method from leave-one-out cross-validation over the full UGRB plus a 30 km buffer </w:t>
      </w:r>
      <w:r>
        <w:rPr>
          <w:rFonts w:ascii="Georgia" w:hAnsi="Georgia"/>
          <w:sz w:val="24"/>
        </w:rPr>
        <w:t>evaluating</w:t>
      </w:r>
      <w:r w:rsidRPr="00D104C2">
        <w:rPr>
          <w:rFonts w:ascii="Georgia" w:hAnsi="Georgia"/>
          <w:sz w:val="24"/>
        </w:rPr>
        <w:t xml:space="preserve"> 255 non-zero REDIAM topsoil observations (bias = -4.13, RMSE ≈ 28.7, maximum absolute error ≈ 136 mg P₂O₅ per 100 g soil, RMSSE = 1.07).</w:t>
      </w:r>
    </w:p>
    <w:p w14:paraId="24727EF5" w14:textId="77777777" w:rsidR="00BA3A53" w:rsidRPr="00A16122" w:rsidRDefault="00BA3A53" w:rsidP="00BA3A53">
      <w:pPr>
        <w:rPr>
          <w:rFonts w:ascii="Georgia" w:hAnsi="Georgia"/>
        </w:rPr>
      </w:pPr>
      <w:r>
        <w:rPr>
          <w:rFonts w:ascii="Georgia" w:hAnsi="Georgia"/>
          <w:noProof/>
        </w:rPr>
        <w:drawing>
          <wp:inline distT="0" distB="0" distL="0" distR="0" wp14:anchorId="1F2AC7E6" wp14:editId="474375CE">
            <wp:extent cx="5753100" cy="2838450"/>
            <wp:effectExtent l="0" t="0" r="0" b="0"/>
            <wp:docPr id="1349688660" name="Picture 24" descr="A map of ukraine with different colored sp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 map of ukraine with different colored spots&#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53100" cy="2838450"/>
                    </a:xfrm>
                    <a:prstGeom prst="rect">
                      <a:avLst/>
                    </a:prstGeom>
                    <a:noFill/>
                    <a:ln>
                      <a:noFill/>
                    </a:ln>
                  </pic:spPr>
                </pic:pic>
              </a:graphicData>
            </a:graphic>
          </wp:inline>
        </w:drawing>
      </w:r>
    </w:p>
    <w:p w14:paraId="577D3367" w14:textId="77777777" w:rsidR="00BA3A53" w:rsidRDefault="00BA3A53" w:rsidP="00BA3A53">
      <w:pPr>
        <w:rPr>
          <w:rFonts w:ascii="Georgia" w:hAnsi="Georgia"/>
          <w:sz w:val="24"/>
          <w:lang w:val="en-US"/>
        </w:rPr>
      </w:pPr>
      <w:r w:rsidRPr="00140A32">
        <w:rPr>
          <w:rFonts w:ascii="Georgia" w:hAnsi="Georgia"/>
          <w:sz w:val="24"/>
          <w:lang w:val="en-US"/>
        </w:rPr>
        <w:t>Figure 11. TKN interpolation clipped to the Cubillas catchment. Ordinary Kriging – Optimized in</w:t>
      </w:r>
      <w:r w:rsidRPr="00AD14B4">
        <w:rPr>
          <w:rFonts w:ascii="Georgia" w:hAnsi="Georgia"/>
          <w:sz w:val="24"/>
          <w:lang w:val="en-US"/>
        </w:rPr>
        <w:t xml:space="preserve"> ArcGIS Pro was selected as the best method from leave-one-out cross-validation over the full UGRB plus a 30 km buffer considering 326 non-zero REDIAM topsoil observations (bias ≈ -0.003, RMSE ≈ 0.38, maximum absolute error ≈ 4.8% of soil, RMSSE = 0.81).</w:t>
      </w:r>
    </w:p>
    <w:p w14:paraId="7929CB4F" w14:textId="77777777" w:rsidR="00BA3A53" w:rsidRDefault="00BA3A53" w:rsidP="00BA3A53">
      <w:pPr>
        <w:rPr>
          <w:rFonts w:ascii="Georgia" w:hAnsi="Georgia"/>
          <w:sz w:val="24"/>
          <w:lang w:val="en-US"/>
        </w:rPr>
      </w:pPr>
    </w:p>
    <w:p w14:paraId="53698E2F" w14:textId="77777777" w:rsidR="00BA3A53" w:rsidRDefault="00BA3A53" w:rsidP="00BA3A53">
      <w:pPr>
        <w:rPr>
          <w:lang w:val="en-US"/>
        </w:rPr>
      </w:pPr>
    </w:p>
    <w:p w14:paraId="13807DEA" w14:textId="77777777" w:rsidR="00BA3A53" w:rsidRDefault="00BA3A53" w:rsidP="00BA3A53">
      <w:pPr>
        <w:pStyle w:val="Caption"/>
        <w:keepNext/>
      </w:pPr>
      <w:r>
        <w:t xml:space="preserve">Table 4: </w:t>
      </w:r>
      <w:r w:rsidRPr="003515FF">
        <w:t>Comparative leave-one-out cross-validation performance of the selected interpolation models for TKN and Olsen-P, calculated after excluding zero-valued observations.</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3227"/>
        <w:gridCol w:w="2293"/>
        <w:gridCol w:w="2922"/>
      </w:tblGrid>
      <w:tr w:rsidR="00BA3A53" w:rsidRPr="00075E3F" w14:paraId="090E7481" w14:textId="77777777" w:rsidTr="00AE2592">
        <w:tc>
          <w:tcPr>
            <w:tcW w:w="0" w:type="auto"/>
            <w:tcBorders>
              <w:bottom w:val="double" w:sz="4" w:space="0" w:color="auto"/>
              <w:right w:val="double" w:sz="4" w:space="0" w:color="auto"/>
            </w:tcBorders>
            <w:hideMark/>
          </w:tcPr>
          <w:p w14:paraId="436B2F82" w14:textId="77777777" w:rsidR="00BA3A53" w:rsidRPr="00075E3F" w:rsidRDefault="00BA3A53" w:rsidP="00AE2592">
            <w:pPr>
              <w:rPr>
                <w:rFonts w:ascii="Georgia" w:hAnsi="Georgia"/>
                <w:lang w:val="es-ES"/>
              </w:rPr>
            </w:pPr>
            <w:r w:rsidRPr="00075E3F">
              <w:rPr>
                <w:rFonts w:ascii="Georgia" w:hAnsi="Georgia"/>
                <w:lang w:val="es-ES"/>
              </w:rPr>
              <w:t>Metric</w:t>
            </w:r>
          </w:p>
        </w:tc>
        <w:tc>
          <w:tcPr>
            <w:tcW w:w="0" w:type="auto"/>
            <w:tcBorders>
              <w:left w:val="double" w:sz="4" w:space="0" w:color="auto"/>
              <w:bottom w:val="double" w:sz="4" w:space="0" w:color="auto"/>
            </w:tcBorders>
            <w:shd w:val="clear" w:color="auto" w:fill="D9E2F3"/>
            <w:hideMark/>
          </w:tcPr>
          <w:p w14:paraId="020A5C3B" w14:textId="77777777" w:rsidR="00BA3A53" w:rsidRPr="00075E3F" w:rsidRDefault="00BA3A53" w:rsidP="00AE2592">
            <w:pPr>
              <w:rPr>
                <w:rFonts w:ascii="Georgia" w:hAnsi="Georgia"/>
                <w:b/>
                <w:bCs/>
                <w:lang w:val="es-ES"/>
              </w:rPr>
            </w:pPr>
            <w:r w:rsidRPr="00075E3F">
              <w:rPr>
                <w:rFonts w:ascii="Georgia" w:hAnsi="Georgia"/>
                <w:b/>
                <w:bCs/>
                <w:lang w:val="es-ES"/>
              </w:rPr>
              <w:t>TKN interpolation</w:t>
            </w:r>
          </w:p>
        </w:tc>
        <w:tc>
          <w:tcPr>
            <w:tcW w:w="0" w:type="auto"/>
            <w:tcBorders>
              <w:bottom w:val="double" w:sz="4" w:space="0" w:color="auto"/>
            </w:tcBorders>
            <w:shd w:val="clear" w:color="auto" w:fill="FBE4D5"/>
            <w:hideMark/>
          </w:tcPr>
          <w:p w14:paraId="6280FA48" w14:textId="77777777" w:rsidR="00BA3A53" w:rsidRPr="00075E3F" w:rsidRDefault="00BA3A53" w:rsidP="00AE2592">
            <w:pPr>
              <w:rPr>
                <w:rFonts w:ascii="Georgia" w:hAnsi="Georgia"/>
                <w:b/>
                <w:bCs/>
                <w:lang w:val="es-ES"/>
              </w:rPr>
            </w:pPr>
            <w:r w:rsidRPr="00075E3F">
              <w:rPr>
                <w:rFonts w:ascii="Georgia" w:hAnsi="Georgia"/>
                <w:b/>
                <w:bCs/>
                <w:lang w:val="es-ES"/>
              </w:rPr>
              <w:t>Olsen-P interpolation</w:t>
            </w:r>
          </w:p>
        </w:tc>
      </w:tr>
      <w:tr w:rsidR="00BA3A53" w:rsidRPr="00075E3F" w14:paraId="6DEF97C0" w14:textId="77777777" w:rsidTr="00AE2592">
        <w:tc>
          <w:tcPr>
            <w:tcW w:w="0" w:type="auto"/>
            <w:tcBorders>
              <w:top w:val="double" w:sz="4" w:space="0" w:color="auto"/>
              <w:right w:val="double" w:sz="4" w:space="0" w:color="auto"/>
            </w:tcBorders>
            <w:hideMark/>
          </w:tcPr>
          <w:p w14:paraId="0A9822E7" w14:textId="77777777" w:rsidR="00BA3A53" w:rsidRPr="00075E3F" w:rsidRDefault="00BA3A53" w:rsidP="00AE2592">
            <w:pPr>
              <w:rPr>
                <w:rFonts w:ascii="Georgia" w:hAnsi="Georgia"/>
                <w:lang w:val="es-ES"/>
              </w:rPr>
            </w:pPr>
            <w:r w:rsidRPr="00075E3F">
              <w:rPr>
                <w:rFonts w:ascii="Georgia" w:hAnsi="Georgia"/>
                <w:lang w:val="es-ES"/>
              </w:rPr>
              <w:t>Non-zero samples</w:t>
            </w:r>
          </w:p>
        </w:tc>
        <w:tc>
          <w:tcPr>
            <w:tcW w:w="0" w:type="auto"/>
            <w:tcBorders>
              <w:top w:val="double" w:sz="4" w:space="0" w:color="auto"/>
              <w:left w:val="double" w:sz="4" w:space="0" w:color="auto"/>
            </w:tcBorders>
            <w:shd w:val="clear" w:color="auto" w:fill="D9E2F3"/>
            <w:hideMark/>
          </w:tcPr>
          <w:p w14:paraId="097FA793" w14:textId="77777777" w:rsidR="00BA3A53" w:rsidRPr="00075E3F" w:rsidRDefault="00BA3A53" w:rsidP="00AE2592">
            <w:pPr>
              <w:rPr>
                <w:rFonts w:ascii="Georgia" w:hAnsi="Georgia"/>
                <w:lang w:val="es-ES"/>
              </w:rPr>
            </w:pPr>
            <w:r w:rsidRPr="00075E3F">
              <w:rPr>
                <w:rFonts w:ascii="Georgia" w:hAnsi="Georgia"/>
                <w:lang w:val="es-ES"/>
              </w:rPr>
              <w:t>326</w:t>
            </w:r>
          </w:p>
        </w:tc>
        <w:tc>
          <w:tcPr>
            <w:tcW w:w="0" w:type="auto"/>
            <w:tcBorders>
              <w:top w:val="double" w:sz="4" w:space="0" w:color="auto"/>
            </w:tcBorders>
            <w:shd w:val="clear" w:color="auto" w:fill="FBE4D5"/>
            <w:hideMark/>
          </w:tcPr>
          <w:p w14:paraId="014C79F7" w14:textId="77777777" w:rsidR="00BA3A53" w:rsidRPr="00075E3F" w:rsidRDefault="00BA3A53" w:rsidP="00AE2592">
            <w:pPr>
              <w:rPr>
                <w:rFonts w:ascii="Georgia" w:hAnsi="Georgia"/>
                <w:lang w:val="es-ES"/>
              </w:rPr>
            </w:pPr>
            <w:r w:rsidRPr="00075E3F">
              <w:rPr>
                <w:rFonts w:ascii="Georgia" w:hAnsi="Georgia"/>
                <w:lang w:val="es-ES"/>
              </w:rPr>
              <w:t>255</w:t>
            </w:r>
          </w:p>
        </w:tc>
      </w:tr>
      <w:tr w:rsidR="00BA3A53" w:rsidRPr="00075E3F" w14:paraId="1B85AA49" w14:textId="77777777" w:rsidTr="00AE2592">
        <w:tc>
          <w:tcPr>
            <w:tcW w:w="0" w:type="auto"/>
            <w:tcBorders>
              <w:right w:val="double" w:sz="4" w:space="0" w:color="auto"/>
            </w:tcBorders>
            <w:hideMark/>
          </w:tcPr>
          <w:p w14:paraId="1B9D823C" w14:textId="77777777" w:rsidR="00BA3A53" w:rsidRPr="00075E3F" w:rsidRDefault="00BA3A53" w:rsidP="00AE2592">
            <w:pPr>
              <w:rPr>
                <w:rFonts w:ascii="Georgia" w:hAnsi="Georgia"/>
                <w:b/>
                <w:bCs/>
                <w:lang w:val="es-ES"/>
              </w:rPr>
            </w:pPr>
            <w:r w:rsidRPr="00075E3F">
              <w:rPr>
                <w:rFonts w:ascii="Georgia" w:hAnsi="Georgia"/>
                <w:b/>
                <w:bCs/>
                <w:lang w:val="es-ES"/>
              </w:rPr>
              <w:t>Bias</w:t>
            </w:r>
          </w:p>
        </w:tc>
        <w:tc>
          <w:tcPr>
            <w:tcW w:w="0" w:type="auto"/>
            <w:tcBorders>
              <w:left w:val="double" w:sz="4" w:space="0" w:color="auto"/>
            </w:tcBorders>
            <w:shd w:val="clear" w:color="auto" w:fill="D9E2F3"/>
            <w:hideMark/>
          </w:tcPr>
          <w:p w14:paraId="049A02F4" w14:textId="77777777" w:rsidR="00BA3A53" w:rsidRPr="00075E3F" w:rsidRDefault="00BA3A53" w:rsidP="00AE2592">
            <w:pPr>
              <w:rPr>
                <w:rFonts w:ascii="Georgia" w:hAnsi="Georgia"/>
                <w:lang w:val="es-ES"/>
              </w:rPr>
            </w:pPr>
            <w:r w:rsidRPr="00075E3F">
              <w:rPr>
                <w:rFonts w:ascii="Georgia" w:hAnsi="Georgia"/>
                <w:b/>
                <w:bCs/>
                <w:lang w:val="es-ES"/>
              </w:rPr>
              <w:t>-0.003</w:t>
            </w:r>
            <w:r w:rsidRPr="00075E3F">
              <w:rPr>
                <w:rFonts w:ascii="Georgia" w:hAnsi="Georgia"/>
                <w:lang w:val="es-ES"/>
              </w:rPr>
              <w:t xml:space="preserve"> % of Soil</w:t>
            </w:r>
          </w:p>
        </w:tc>
        <w:tc>
          <w:tcPr>
            <w:tcW w:w="0" w:type="auto"/>
            <w:shd w:val="clear" w:color="auto" w:fill="FBE4D5"/>
            <w:hideMark/>
          </w:tcPr>
          <w:p w14:paraId="2370053D" w14:textId="77777777" w:rsidR="00BA3A53" w:rsidRPr="00075E3F" w:rsidRDefault="00BA3A53" w:rsidP="00AE2592">
            <w:pPr>
              <w:rPr>
                <w:rFonts w:ascii="Georgia" w:hAnsi="Georgia"/>
                <w:lang w:val="es-ES"/>
              </w:rPr>
            </w:pPr>
            <w:r w:rsidRPr="00075E3F">
              <w:rPr>
                <w:rFonts w:ascii="Georgia" w:hAnsi="Georgia"/>
                <w:b/>
                <w:bCs/>
                <w:lang w:val="es-ES"/>
              </w:rPr>
              <w:t>-4.13</w:t>
            </w:r>
            <w:r w:rsidRPr="00075E3F">
              <w:rPr>
                <w:rFonts w:ascii="Georgia" w:hAnsi="Georgia"/>
                <w:lang w:val="es-ES"/>
              </w:rPr>
              <w:t xml:space="preserve"> mg P2O5 / 100 g soil</w:t>
            </w:r>
          </w:p>
        </w:tc>
      </w:tr>
      <w:tr w:rsidR="00BA3A53" w:rsidRPr="00075E3F" w14:paraId="1F01F2C3" w14:textId="77777777" w:rsidTr="00AE2592">
        <w:tc>
          <w:tcPr>
            <w:tcW w:w="0" w:type="auto"/>
            <w:tcBorders>
              <w:right w:val="double" w:sz="4" w:space="0" w:color="auto"/>
            </w:tcBorders>
            <w:hideMark/>
          </w:tcPr>
          <w:p w14:paraId="71E2840A" w14:textId="77777777" w:rsidR="00BA3A53" w:rsidRPr="00075E3F" w:rsidRDefault="00BA3A53" w:rsidP="00AE2592">
            <w:pPr>
              <w:rPr>
                <w:rFonts w:ascii="Georgia" w:hAnsi="Georgia"/>
                <w:b/>
                <w:bCs/>
                <w:lang w:val="es-ES"/>
              </w:rPr>
            </w:pPr>
            <w:r w:rsidRPr="00075E3F">
              <w:rPr>
                <w:rFonts w:ascii="Georgia" w:hAnsi="Georgia"/>
                <w:b/>
                <w:bCs/>
                <w:lang w:val="es-ES"/>
              </w:rPr>
              <w:t>RMSE</w:t>
            </w:r>
          </w:p>
        </w:tc>
        <w:tc>
          <w:tcPr>
            <w:tcW w:w="0" w:type="auto"/>
            <w:tcBorders>
              <w:left w:val="double" w:sz="4" w:space="0" w:color="auto"/>
            </w:tcBorders>
            <w:shd w:val="clear" w:color="auto" w:fill="D9E2F3"/>
            <w:hideMark/>
          </w:tcPr>
          <w:p w14:paraId="19F06574" w14:textId="77777777" w:rsidR="00BA3A53" w:rsidRPr="00075E3F" w:rsidRDefault="00BA3A53" w:rsidP="00AE2592">
            <w:pPr>
              <w:rPr>
                <w:rFonts w:ascii="Georgia" w:hAnsi="Georgia"/>
                <w:lang w:val="es-ES"/>
              </w:rPr>
            </w:pPr>
            <w:r w:rsidRPr="00075E3F">
              <w:rPr>
                <w:rFonts w:ascii="Georgia" w:hAnsi="Georgia"/>
                <w:b/>
                <w:bCs/>
                <w:lang w:val="es-ES"/>
              </w:rPr>
              <w:t>0.382</w:t>
            </w:r>
            <w:r w:rsidRPr="00075E3F">
              <w:rPr>
                <w:rFonts w:ascii="Georgia" w:hAnsi="Georgia"/>
                <w:lang w:val="es-ES"/>
              </w:rPr>
              <w:t xml:space="preserve"> % of Soil</w:t>
            </w:r>
          </w:p>
        </w:tc>
        <w:tc>
          <w:tcPr>
            <w:tcW w:w="0" w:type="auto"/>
            <w:shd w:val="clear" w:color="auto" w:fill="FBE4D5"/>
            <w:hideMark/>
          </w:tcPr>
          <w:p w14:paraId="3670C352" w14:textId="77777777" w:rsidR="00BA3A53" w:rsidRPr="00075E3F" w:rsidRDefault="00BA3A53" w:rsidP="00AE2592">
            <w:pPr>
              <w:rPr>
                <w:rFonts w:ascii="Georgia" w:hAnsi="Georgia"/>
                <w:lang w:val="es-ES"/>
              </w:rPr>
            </w:pPr>
            <w:r w:rsidRPr="00075E3F">
              <w:rPr>
                <w:rFonts w:ascii="Georgia" w:hAnsi="Georgia"/>
                <w:b/>
                <w:bCs/>
                <w:lang w:val="es-ES"/>
              </w:rPr>
              <w:t>28.67</w:t>
            </w:r>
            <w:r w:rsidRPr="00075E3F">
              <w:rPr>
                <w:rFonts w:ascii="Georgia" w:hAnsi="Georgia"/>
                <w:lang w:val="es-ES"/>
              </w:rPr>
              <w:t xml:space="preserve"> mg P2O5 / 100 g soil</w:t>
            </w:r>
          </w:p>
        </w:tc>
      </w:tr>
      <w:tr w:rsidR="00BA3A53" w:rsidRPr="00075E3F" w14:paraId="41705D65" w14:textId="77777777" w:rsidTr="00AE2592">
        <w:tc>
          <w:tcPr>
            <w:tcW w:w="0" w:type="auto"/>
            <w:tcBorders>
              <w:right w:val="double" w:sz="4" w:space="0" w:color="auto"/>
            </w:tcBorders>
            <w:hideMark/>
          </w:tcPr>
          <w:p w14:paraId="28CAF1BE" w14:textId="77777777" w:rsidR="00BA3A53" w:rsidRPr="00075E3F" w:rsidRDefault="00BA3A53" w:rsidP="00AE2592">
            <w:pPr>
              <w:rPr>
                <w:rFonts w:ascii="Georgia" w:hAnsi="Georgia"/>
                <w:lang w:val="es-ES"/>
              </w:rPr>
            </w:pPr>
            <w:r w:rsidRPr="00075E3F">
              <w:rPr>
                <w:rFonts w:ascii="Georgia" w:hAnsi="Georgia"/>
                <w:lang w:val="es-ES"/>
              </w:rPr>
              <w:t>Mean absolute relative error</w:t>
            </w:r>
          </w:p>
        </w:tc>
        <w:tc>
          <w:tcPr>
            <w:tcW w:w="0" w:type="auto"/>
            <w:tcBorders>
              <w:left w:val="double" w:sz="4" w:space="0" w:color="auto"/>
            </w:tcBorders>
            <w:shd w:val="clear" w:color="auto" w:fill="D9E2F3"/>
            <w:hideMark/>
          </w:tcPr>
          <w:p w14:paraId="0CA8C3C5" w14:textId="77777777" w:rsidR="00BA3A53" w:rsidRPr="00075E3F" w:rsidRDefault="00BA3A53" w:rsidP="00AE2592">
            <w:pPr>
              <w:rPr>
                <w:rFonts w:ascii="Georgia" w:hAnsi="Georgia"/>
                <w:lang w:val="es-ES"/>
              </w:rPr>
            </w:pPr>
            <w:r w:rsidRPr="00075E3F">
              <w:rPr>
                <w:rFonts w:ascii="Georgia" w:hAnsi="Georgia"/>
                <w:lang w:val="es-ES"/>
              </w:rPr>
              <w:t>95.1 %</w:t>
            </w:r>
          </w:p>
        </w:tc>
        <w:tc>
          <w:tcPr>
            <w:tcW w:w="0" w:type="auto"/>
            <w:shd w:val="clear" w:color="auto" w:fill="FBE4D5"/>
            <w:hideMark/>
          </w:tcPr>
          <w:p w14:paraId="416B0374" w14:textId="77777777" w:rsidR="00BA3A53" w:rsidRPr="00075E3F" w:rsidRDefault="00BA3A53" w:rsidP="00AE2592">
            <w:pPr>
              <w:rPr>
                <w:rFonts w:ascii="Georgia" w:hAnsi="Georgia"/>
                <w:lang w:val="es-ES"/>
              </w:rPr>
            </w:pPr>
            <w:r w:rsidRPr="00075E3F">
              <w:rPr>
                <w:rFonts w:ascii="Georgia" w:hAnsi="Georgia"/>
                <w:lang w:val="es-ES"/>
              </w:rPr>
              <w:t>2525.6 %</w:t>
            </w:r>
          </w:p>
        </w:tc>
      </w:tr>
      <w:tr w:rsidR="00BA3A53" w:rsidRPr="00075E3F" w14:paraId="3C9FFAE8" w14:textId="77777777" w:rsidTr="00AE2592">
        <w:tc>
          <w:tcPr>
            <w:tcW w:w="0" w:type="auto"/>
            <w:tcBorders>
              <w:right w:val="double" w:sz="4" w:space="0" w:color="auto"/>
            </w:tcBorders>
            <w:hideMark/>
          </w:tcPr>
          <w:p w14:paraId="0EBBC6E2" w14:textId="77777777" w:rsidR="00BA3A53" w:rsidRPr="00075E3F" w:rsidRDefault="00BA3A53" w:rsidP="00AE2592">
            <w:pPr>
              <w:rPr>
                <w:rFonts w:ascii="Georgia" w:hAnsi="Georgia"/>
                <w:lang w:val="es-ES"/>
              </w:rPr>
            </w:pPr>
            <w:r w:rsidRPr="00075E3F">
              <w:rPr>
                <w:rFonts w:ascii="Georgia" w:hAnsi="Georgia"/>
                <w:lang w:val="es-ES"/>
              </w:rPr>
              <w:t>Median absolute relative error</w:t>
            </w:r>
          </w:p>
        </w:tc>
        <w:tc>
          <w:tcPr>
            <w:tcW w:w="0" w:type="auto"/>
            <w:tcBorders>
              <w:left w:val="double" w:sz="4" w:space="0" w:color="auto"/>
            </w:tcBorders>
            <w:shd w:val="clear" w:color="auto" w:fill="D9E2F3"/>
            <w:hideMark/>
          </w:tcPr>
          <w:p w14:paraId="54C981C0" w14:textId="77777777" w:rsidR="00BA3A53" w:rsidRPr="00075E3F" w:rsidRDefault="00BA3A53" w:rsidP="00AE2592">
            <w:pPr>
              <w:rPr>
                <w:rFonts w:ascii="Georgia" w:hAnsi="Georgia"/>
                <w:lang w:val="es-ES"/>
              </w:rPr>
            </w:pPr>
            <w:r w:rsidRPr="00075E3F">
              <w:rPr>
                <w:rFonts w:ascii="Georgia" w:hAnsi="Georgia"/>
                <w:lang w:val="es-ES"/>
              </w:rPr>
              <w:t>47.0 %</w:t>
            </w:r>
          </w:p>
        </w:tc>
        <w:tc>
          <w:tcPr>
            <w:tcW w:w="0" w:type="auto"/>
            <w:shd w:val="clear" w:color="auto" w:fill="FBE4D5"/>
            <w:hideMark/>
          </w:tcPr>
          <w:p w14:paraId="51837EB0" w14:textId="77777777" w:rsidR="00BA3A53" w:rsidRPr="00075E3F" w:rsidRDefault="00BA3A53" w:rsidP="00AE2592">
            <w:pPr>
              <w:rPr>
                <w:rFonts w:ascii="Georgia" w:hAnsi="Georgia"/>
                <w:lang w:val="es-ES"/>
              </w:rPr>
            </w:pPr>
            <w:r w:rsidRPr="00075E3F">
              <w:rPr>
                <w:rFonts w:ascii="Georgia" w:hAnsi="Georgia"/>
                <w:lang w:val="es-ES"/>
              </w:rPr>
              <w:t>64.6 %</w:t>
            </w:r>
          </w:p>
        </w:tc>
      </w:tr>
      <w:tr w:rsidR="00BA3A53" w:rsidRPr="00075E3F" w14:paraId="5466822D" w14:textId="77777777" w:rsidTr="00AE2592">
        <w:tc>
          <w:tcPr>
            <w:tcW w:w="0" w:type="auto"/>
            <w:tcBorders>
              <w:right w:val="double" w:sz="4" w:space="0" w:color="auto"/>
            </w:tcBorders>
            <w:hideMark/>
          </w:tcPr>
          <w:p w14:paraId="60696F5F" w14:textId="77777777" w:rsidR="00BA3A53" w:rsidRPr="00075E3F" w:rsidRDefault="00BA3A53" w:rsidP="00AE2592">
            <w:pPr>
              <w:rPr>
                <w:rFonts w:ascii="Georgia" w:hAnsi="Georgia"/>
                <w:b/>
                <w:bCs/>
                <w:lang w:val="es-ES"/>
              </w:rPr>
            </w:pPr>
            <w:r w:rsidRPr="00075E3F">
              <w:rPr>
                <w:rFonts w:ascii="Georgia" w:hAnsi="Georgia"/>
                <w:b/>
                <w:bCs/>
                <w:lang w:val="es-ES"/>
              </w:rPr>
              <w:t>P75 absolute relative error</w:t>
            </w:r>
          </w:p>
        </w:tc>
        <w:tc>
          <w:tcPr>
            <w:tcW w:w="0" w:type="auto"/>
            <w:tcBorders>
              <w:left w:val="double" w:sz="4" w:space="0" w:color="auto"/>
            </w:tcBorders>
            <w:shd w:val="clear" w:color="auto" w:fill="D9E2F3"/>
            <w:hideMark/>
          </w:tcPr>
          <w:p w14:paraId="47E2683A" w14:textId="77777777" w:rsidR="00BA3A53" w:rsidRPr="00075E3F" w:rsidRDefault="00BA3A53" w:rsidP="00AE2592">
            <w:pPr>
              <w:rPr>
                <w:rFonts w:ascii="Georgia" w:hAnsi="Georgia"/>
                <w:b/>
                <w:bCs/>
                <w:lang w:val="es-ES"/>
              </w:rPr>
            </w:pPr>
            <w:r w:rsidRPr="00075E3F">
              <w:rPr>
                <w:rFonts w:ascii="Georgia" w:hAnsi="Georgia"/>
                <w:b/>
                <w:bCs/>
                <w:lang w:val="es-ES"/>
              </w:rPr>
              <w:t>99.0 %</w:t>
            </w:r>
          </w:p>
        </w:tc>
        <w:tc>
          <w:tcPr>
            <w:tcW w:w="0" w:type="auto"/>
            <w:shd w:val="clear" w:color="auto" w:fill="FBE4D5"/>
            <w:hideMark/>
          </w:tcPr>
          <w:p w14:paraId="53C5554E" w14:textId="77777777" w:rsidR="00BA3A53" w:rsidRPr="00075E3F" w:rsidRDefault="00BA3A53" w:rsidP="00AE2592">
            <w:pPr>
              <w:rPr>
                <w:rFonts w:ascii="Georgia" w:hAnsi="Georgia"/>
                <w:b/>
                <w:bCs/>
                <w:lang w:val="es-ES"/>
              </w:rPr>
            </w:pPr>
            <w:r w:rsidRPr="00075E3F">
              <w:rPr>
                <w:rFonts w:ascii="Georgia" w:hAnsi="Georgia"/>
                <w:b/>
                <w:bCs/>
                <w:lang w:val="es-ES"/>
              </w:rPr>
              <w:t>203.1 %</w:t>
            </w:r>
          </w:p>
        </w:tc>
      </w:tr>
      <w:tr w:rsidR="00BA3A53" w:rsidRPr="00075E3F" w14:paraId="64132FB7" w14:textId="77777777" w:rsidTr="00AE2592">
        <w:tc>
          <w:tcPr>
            <w:tcW w:w="0" w:type="auto"/>
            <w:tcBorders>
              <w:right w:val="double" w:sz="4" w:space="0" w:color="auto"/>
            </w:tcBorders>
            <w:hideMark/>
          </w:tcPr>
          <w:p w14:paraId="7B9CE750" w14:textId="77777777" w:rsidR="00BA3A53" w:rsidRPr="00075E3F" w:rsidRDefault="00BA3A53" w:rsidP="00AE2592">
            <w:pPr>
              <w:rPr>
                <w:rFonts w:ascii="Georgia" w:hAnsi="Georgia"/>
                <w:lang w:val="es-ES"/>
              </w:rPr>
            </w:pPr>
            <w:r w:rsidRPr="00075E3F">
              <w:rPr>
                <w:rFonts w:ascii="Georgia" w:hAnsi="Georgia"/>
                <w:lang w:val="es-ES"/>
              </w:rPr>
              <w:t>Predictions within factor 2</w:t>
            </w:r>
          </w:p>
        </w:tc>
        <w:tc>
          <w:tcPr>
            <w:tcW w:w="0" w:type="auto"/>
            <w:tcBorders>
              <w:left w:val="double" w:sz="4" w:space="0" w:color="auto"/>
            </w:tcBorders>
            <w:shd w:val="clear" w:color="auto" w:fill="D9E2F3"/>
            <w:hideMark/>
          </w:tcPr>
          <w:p w14:paraId="4D62E8A4" w14:textId="77777777" w:rsidR="00BA3A53" w:rsidRPr="00075E3F" w:rsidRDefault="00BA3A53" w:rsidP="00AE2592">
            <w:pPr>
              <w:rPr>
                <w:rFonts w:ascii="Georgia" w:hAnsi="Georgia"/>
                <w:lang w:val="es-ES"/>
              </w:rPr>
            </w:pPr>
            <w:r w:rsidRPr="00075E3F">
              <w:rPr>
                <w:rFonts w:ascii="Georgia" w:hAnsi="Georgia"/>
                <w:lang w:val="es-ES"/>
              </w:rPr>
              <w:t>66.9 %</w:t>
            </w:r>
          </w:p>
        </w:tc>
        <w:tc>
          <w:tcPr>
            <w:tcW w:w="0" w:type="auto"/>
            <w:shd w:val="clear" w:color="auto" w:fill="FBE4D5"/>
            <w:hideMark/>
          </w:tcPr>
          <w:p w14:paraId="6683A9BA" w14:textId="77777777" w:rsidR="00BA3A53" w:rsidRPr="00075E3F" w:rsidRDefault="00BA3A53" w:rsidP="00AE2592">
            <w:pPr>
              <w:rPr>
                <w:rFonts w:ascii="Georgia" w:hAnsi="Georgia"/>
                <w:lang w:val="es-ES"/>
              </w:rPr>
            </w:pPr>
            <w:r w:rsidRPr="00075E3F">
              <w:rPr>
                <w:rFonts w:ascii="Georgia" w:hAnsi="Georgia"/>
                <w:lang w:val="es-ES"/>
              </w:rPr>
              <w:t>43.5 %</w:t>
            </w:r>
          </w:p>
        </w:tc>
      </w:tr>
      <w:tr w:rsidR="00BA3A53" w:rsidRPr="00075E3F" w14:paraId="59EEB7A8" w14:textId="77777777" w:rsidTr="00AE2592">
        <w:tc>
          <w:tcPr>
            <w:tcW w:w="0" w:type="auto"/>
            <w:tcBorders>
              <w:right w:val="double" w:sz="4" w:space="0" w:color="auto"/>
            </w:tcBorders>
            <w:hideMark/>
          </w:tcPr>
          <w:p w14:paraId="4F1A75F1" w14:textId="77777777" w:rsidR="00BA3A53" w:rsidRPr="00075E3F" w:rsidRDefault="00BA3A53" w:rsidP="00AE2592">
            <w:pPr>
              <w:rPr>
                <w:rFonts w:ascii="Georgia" w:hAnsi="Georgia"/>
                <w:lang w:val="es-ES"/>
              </w:rPr>
            </w:pPr>
            <w:r w:rsidRPr="00075E3F">
              <w:rPr>
                <w:rFonts w:ascii="Georgia" w:hAnsi="Georgia"/>
                <w:lang w:val="es-ES"/>
              </w:rPr>
              <w:t>95% interval coverage</w:t>
            </w:r>
          </w:p>
        </w:tc>
        <w:tc>
          <w:tcPr>
            <w:tcW w:w="0" w:type="auto"/>
            <w:tcBorders>
              <w:left w:val="double" w:sz="4" w:space="0" w:color="auto"/>
            </w:tcBorders>
            <w:shd w:val="clear" w:color="auto" w:fill="D9E2F3"/>
            <w:hideMark/>
          </w:tcPr>
          <w:p w14:paraId="452B7F0F" w14:textId="77777777" w:rsidR="00BA3A53" w:rsidRPr="00075E3F" w:rsidRDefault="00BA3A53" w:rsidP="00AE2592">
            <w:pPr>
              <w:rPr>
                <w:rFonts w:ascii="Georgia" w:hAnsi="Georgia"/>
                <w:lang w:val="es-ES"/>
              </w:rPr>
            </w:pPr>
            <w:r w:rsidRPr="00075E3F">
              <w:rPr>
                <w:rFonts w:ascii="Georgia" w:hAnsi="Georgia"/>
                <w:lang w:val="es-ES"/>
              </w:rPr>
              <w:t>97.9 %</w:t>
            </w:r>
          </w:p>
        </w:tc>
        <w:tc>
          <w:tcPr>
            <w:tcW w:w="0" w:type="auto"/>
            <w:shd w:val="clear" w:color="auto" w:fill="FBE4D5"/>
            <w:hideMark/>
          </w:tcPr>
          <w:p w14:paraId="30B63A7E" w14:textId="77777777" w:rsidR="00BA3A53" w:rsidRPr="00075E3F" w:rsidRDefault="00BA3A53" w:rsidP="00AE2592">
            <w:pPr>
              <w:rPr>
                <w:rFonts w:ascii="Georgia" w:hAnsi="Georgia"/>
                <w:lang w:val="es-ES"/>
              </w:rPr>
            </w:pPr>
            <w:r w:rsidRPr="00075E3F">
              <w:rPr>
                <w:rFonts w:ascii="Georgia" w:hAnsi="Georgia"/>
                <w:lang w:val="es-ES"/>
              </w:rPr>
              <w:t>92.9 %</w:t>
            </w:r>
          </w:p>
        </w:tc>
      </w:tr>
    </w:tbl>
    <w:p w14:paraId="3608979A" w14:textId="77777777" w:rsidR="00BA3A53" w:rsidRDefault="00BA3A53" w:rsidP="00BA3A53">
      <w:pPr>
        <w:rPr>
          <w:ins w:id="50" w:author="Konstantin Pascal Walter" w:date="2026-05-04T14:18:00Z"/>
          <w:highlight w:val="yellow"/>
        </w:rPr>
      </w:pPr>
      <w:r w:rsidRPr="00677AEC">
        <w:rPr>
          <w:lang w:val="en-US"/>
        </w:rPr>
        <w:br/>
      </w:r>
      <w:r>
        <w:rPr>
          <w:color w:val="000000" w:themeColor="text1"/>
          <w:lang w:val="en-US"/>
        </w:rPr>
        <w:br/>
      </w:r>
      <w:r w:rsidRPr="00140A32">
        <w:rPr>
          <w:color w:val="000000" w:themeColor="text1"/>
          <w:lang w:val="en-US"/>
        </w:rPr>
        <w:t xml:space="preserve">The field-structure summaries (Table 5) further show that interpolation and aggregation substantially reduced the spatial prominence of local hotspots. </w:t>
      </w:r>
      <w:r w:rsidRPr="00140A32">
        <w:rPr>
          <w:color w:val="000000" w:themeColor="text1"/>
        </w:rPr>
        <w:t>The reduction in extremes occurs in two stages. First, the transition from observed point measurements to the interpolation surface over the wider UGRB domain lowers the maximum values, from 5.94% to 1.77% for TKN and from 192.36 to 76.89 mg P2O5 per 100 g soil for Olsen-P. Second, within the Cubillas study area, aggregation of the Cubillas-clipped raster to HRU means lowers the maxima further, to about 0.34% for TKN and 26.12 mg P2O5 per 100 g soil for Olsen-P. The corresponding decrease in relative variability in the final HRU inputs therefore reflects both the change from point observations to a continuous interpolated surface and the subsequent change from raster cells to HRU-scale averages.</w:t>
      </w:r>
    </w:p>
    <w:p w14:paraId="02ACB42F" w14:textId="77777777" w:rsidR="00BA3A53" w:rsidRPr="009B4926" w:rsidRDefault="00BA3A53" w:rsidP="00BA3A53">
      <w:pPr>
        <w:pStyle w:val="Caption"/>
        <w:keepNext/>
      </w:pPr>
      <w:r w:rsidRPr="009B4926">
        <w:t>Tabl</w:t>
      </w:r>
      <w:r>
        <w:t>e</w:t>
      </w:r>
      <w:r w:rsidRPr="009B4926">
        <w:t xml:space="preserve"> </w:t>
      </w:r>
      <w:r>
        <w:t>5</w:t>
      </w:r>
      <w:r w:rsidRPr="009B4926">
        <w:t>: Comparative field structure of intermediate TKN and Olsen-P datasets constructed for soil-pool initialization, CV = coefficient of variation</w:t>
      </w:r>
    </w:p>
    <w:tbl>
      <w:tblPr>
        <w:tblW w:w="10771" w:type="dxa"/>
        <w:tblInd w:w="-5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CellMar>
          <w:left w:w="57" w:type="dxa"/>
          <w:right w:w="57" w:type="dxa"/>
        </w:tblCellMar>
        <w:tblLook w:val="04A0" w:firstRow="1" w:lastRow="0" w:firstColumn="1" w:lastColumn="0" w:noHBand="0" w:noVBand="1"/>
      </w:tblPr>
      <w:tblGrid>
        <w:gridCol w:w="933"/>
        <w:gridCol w:w="1617"/>
        <w:gridCol w:w="567"/>
        <w:gridCol w:w="567"/>
        <w:gridCol w:w="850"/>
        <w:gridCol w:w="709"/>
        <w:gridCol w:w="567"/>
        <w:gridCol w:w="709"/>
        <w:gridCol w:w="567"/>
        <w:gridCol w:w="708"/>
        <w:gridCol w:w="851"/>
        <w:gridCol w:w="709"/>
        <w:gridCol w:w="708"/>
        <w:gridCol w:w="709"/>
      </w:tblGrid>
      <w:tr w:rsidR="00BA3A53" w:rsidRPr="00075E3F" w14:paraId="34FA9040" w14:textId="77777777" w:rsidTr="00AE2592">
        <w:tc>
          <w:tcPr>
            <w:tcW w:w="933" w:type="dxa"/>
            <w:tcBorders>
              <w:bottom w:val="nil"/>
              <w:right w:val="double" w:sz="4" w:space="0" w:color="auto"/>
            </w:tcBorders>
          </w:tcPr>
          <w:p w14:paraId="36891C42" w14:textId="77777777" w:rsidR="00BA3A53" w:rsidRPr="00075E3F" w:rsidRDefault="00BA3A53" w:rsidP="00AE2592">
            <w:pPr>
              <w:rPr>
                <w:b/>
                <w:bCs/>
              </w:rPr>
            </w:pPr>
          </w:p>
        </w:tc>
        <w:tc>
          <w:tcPr>
            <w:tcW w:w="1617" w:type="dxa"/>
            <w:tcBorders>
              <w:bottom w:val="nil"/>
              <w:right w:val="double" w:sz="4" w:space="0" w:color="auto"/>
            </w:tcBorders>
          </w:tcPr>
          <w:p w14:paraId="450DD7C3" w14:textId="77777777" w:rsidR="00BA3A53" w:rsidRPr="00075E3F" w:rsidRDefault="00BA3A53" w:rsidP="00AE2592">
            <w:pPr>
              <w:rPr>
                <w:b/>
                <w:bCs/>
              </w:rPr>
            </w:pPr>
          </w:p>
        </w:tc>
        <w:tc>
          <w:tcPr>
            <w:tcW w:w="3969" w:type="dxa"/>
            <w:gridSpan w:val="6"/>
            <w:tcBorders>
              <w:left w:val="double" w:sz="4" w:space="0" w:color="auto"/>
              <w:bottom w:val="nil"/>
              <w:right w:val="double" w:sz="4" w:space="0" w:color="auto"/>
            </w:tcBorders>
            <w:shd w:val="clear" w:color="auto" w:fill="D9E2F3"/>
          </w:tcPr>
          <w:p w14:paraId="3F1B1EC5" w14:textId="77777777" w:rsidR="00BA3A53" w:rsidRPr="00075E3F" w:rsidRDefault="00BA3A53" w:rsidP="00AE2592">
            <w:pPr>
              <w:rPr>
                <w:b/>
                <w:bCs/>
              </w:rPr>
            </w:pPr>
            <w:r w:rsidRPr="00075E3F">
              <w:rPr>
                <w:b/>
                <w:bCs/>
              </w:rPr>
              <w:t xml:space="preserve">TKN </w:t>
            </w:r>
            <w:r w:rsidRPr="009B4926">
              <w:t>(% per SOIL)</w:t>
            </w:r>
          </w:p>
        </w:tc>
        <w:tc>
          <w:tcPr>
            <w:tcW w:w="4252" w:type="dxa"/>
            <w:gridSpan w:val="6"/>
            <w:tcBorders>
              <w:left w:val="double" w:sz="4" w:space="0" w:color="auto"/>
              <w:bottom w:val="nil"/>
            </w:tcBorders>
            <w:shd w:val="clear" w:color="auto" w:fill="FBE4D5"/>
          </w:tcPr>
          <w:p w14:paraId="0E78379F" w14:textId="77777777" w:rsidR="00BA3A53" w:rsidRPr="00075E3F" w:rsidRDefault="00BA3A53" w:rsidP="00AE2592">
            <w:pPr>
              <w:rPr>
                <w:b/>
                <w:bCs/>
              </w:rPr>
            </w:pPr>
            <w:r w:rsidRPr="00075E3F">
              <w:rPr>
                <w:b/>
                <w:bCs/>
              </w:rPr>
              <w:t xml:space="preserve">Olsen-P </w:t>
            </w:r>
            <w:r w:rsidRPr="009B4926">
              <w:t>(mg P2O5/100 g soil)</w:t>
            </w:r>
          </w:p>
        </w:tc>
      </w:tr>
      <w:tr w:rsidR="00BA3A53" w:rsidRPr="00075E3F" w14:paraId="4E766D59" w14:textId="77777777" w:rsidTr="00AE2592">
        <w:tc>
          <w:tcPr>
            <w:tcW w:w="933" w:type="dxa"/>
            <w:tcBorders>
              <w:top w:val="nil"/>
              <w:bottom w:val="double" w:sz="4" w:space="0" w:color="auto"/>
              <w:right w:val="double" w:sz="4" w:space="0" w:color="auto"/>
            </w:tcBorders>
            <w:vAlign w:val="bottom"/>
          </w:tcPr>
          <w:p w14:paraId="0B7CB7A7" w14:textId="77777777" w:rsidR="00BA3A53" w:rsidRPr="009B4926" w:rsidRDefault="00BA3A53" w:rsidP="00AE2592">
            <w:pPr>
              <w:spacing w:after="0" w:line="240" w:lineRule="auto"/>
            </w:pPr>
            <w:r w:rsidRPr="009B4926">
              <w:t>Extent</w:t>
            </w:r>
          </w:p>
        </w:tc>
        <w:tc>
          <w:tcPr>
            <w:tcW w:w="1617" w:type="dxa"/>
            <w:tcBorders>
              <w:top w:val="nil"/>
              <w:bottom w:val="double" w:sz="4" w:space="0" w:color="auto"/>
              <w:right w:val="double" w:sz="4" w:space="0" w:color="auto"/>
            </w:tcBorders>
            <w:vAlign w:val="bottom"/>
            <w:hideMark/>
          </w:tcPr>
          <w:p w14:paraId="4A9E3152" w14:textId="77777777" w:rsidR="00BA3A53" w:rsidRPr="009B4926" w:rsidRDefault="00BA3A53" w:rsidP="00AE2592">
            <w:pPr>
              <w:spacing w:after="0" w:line="240" w:lineRule="auto"/>
            </w:pPr>
            <w:r w:rsidRPr="009B4926">
              <w:t>Representation</w:t>
            </w:r>
          </w:p>
        </w:tc>
        <w:tc>
          <w:tcPr>
            <w:tcW w:w="567" w:type="dxa"/>
            <w:tcBorders>
              <w:top w:val="nil"/>
              <w:left w:val="double" w:sz="4" w:space="0" w:color="auto"/>
              <w:bottom w:val="double" w:sz="4" w:space="0" w:color="auto"/>
            </w:tcBorders>
            <w:shd w:val="clear" w:color="auto" w:fill="D9E2F3"/>
            <w:vAlign w:val="bottom"/>
            <w:hideMark/>
          </w:tcPr>
          <w:p w14:paraId="31D704B6" w14:textId="77777777" w:rsidR="00BA3A53" w:rsidRPr="00075E3F" w:rsidRDefault="00BA3A53" w:rsidP="00AE2592">
            <w:pPr>
              <w:spacing w:after="0" w:line="240" w:lineRule="auto"/>
              <w:rPr>
                <w:b/>
                <w:bCs/>
              </w:rPr>
            </w:pPr>
            <w:r w:rsidRPr="00075E3F">
              <w:rPr>
                <w:b/>
                <w:bCs/>
              </w:rPr>
              <w:t>n</w:t>
            </w:r>
          </w:p>
        </w:tc>
        <w:tc>
          <w:tcPr>
            <w:tcW w:w="567" w:type="dxa"/>
            <w:tcBorders>
              <w:top w:val="nil"/>
              <w:bottom w:val="double" w:sz="4" w:space="0" w:color="auto"/>
            </w:tcBorders>
            <w:shd w:val="clear" w:color="auto" w:fill="D9E2F3"/>
            <w:vAlign w:val="bottom"/>
            <w:hideMark/>
          </w:tcPr>
          <w:p w14:paraId="20DC7F81" w14:textId="77777777" w:rsidR="00BA3A53" w:rsidRPr="00075E3F" w:rsidRDefault="00BA3A53" w:rsidP="00AE2592">
            <w:pPr>
              <w:spacing w:after="0" w:line="240" w:lineRule="auto"/>
              <w:rPr>
                <w:b/>
                <w:bCs/>
              </w:rPr>
            </w:pPr>
            <w:r w:rsidRPr="00075E3F">
              <w:rPr>
                <w:b/>
                <w:bCs/>
              </w:rPr>
              <w:t>min</w:t>
            </w:r>
          </w:p>
        </w:tc>
        <w:tc>
          <w:tcPr>
            <w:tcW w:w="850" w:type="dxa"/>
            <w:tcBorders>
              <w:top w:val="nil"/>
              <w:bottom w:val="double" w:sz="4" w:space="0" w:color="auto"/>
            </w:tcBorders>
            <w:shd w:val="clear" w:color="auto" w:fill="D9E2F3"/>
            <w:vAlign w:val="bottom"/>
            <w:hideMark/>
          </w:tcPr>
          <w:p w14:paraId="461432FB" w14:textId="77777777" w:rsidR="00BA3A53" w:rsidRPr="00075E3F" w:rsidRDefault="00BA3A53" w:rsidP="00AE2592">
            <w:pPr>
              <w:spacing w:after="0" w:line="240" w:lineRule="auto"/>
              <w:rPr>
                <w:b/>
                <w:bCs/>
              </w:rPr>
            </w:pPr>
            <w:r w:rsidRPr="00075E3F">
              <w:rPr>
                <w:b/>
                <w:bCs/>
              </w:rPr>
              <w:t>median</w:t>
            </w:r>
          </w:p>
        </w:tc>
        <w:tc>
          <w:tcPr>
            <w:tcW w:w="709" w:type="dxa"/>
            <w:tcBorders>
              <w:top w:val="nil"/>
              <w:bottom w:val="double" w:sz="4" w:space="0" w:color="auto"/>
            </w:tcBorders>
            <w:shd w:val="clear" w:color="auto" w:fill="D9E2F3"/>
            <w:vAlign w:val="bottom"/>
            <w:hideMark/>
          </w:tcPr>
          <w:p w14:paraId="0FF4AD17" w14:textId="77777777" w:rsidR="00BA3A53" w:rsidRPr="00075E3F" w:rsidRDefault="00BA3A53" w:rsidP="00AE2592">
            <w:pPr>
              <w:spacing w:after="0" w:line="240" w:lineRule="auto"/>
              <w:rPr>
                <w:b/>
                <w:bCs/>
              </w:rPr>
            </w:pPr>
            <w:r w:rsidRPr="00075E3F">
              <w:rPr>
                <w:b/>
                <w:bCs/>
              </w:rPr>
              <w:t>mean</w:t>
            </w:r>
          </w:p>
        </w:tc>
        <w:tc>
          <w:tcPr>
            <w:tcW w:w="567" w:type="dxa"/>
            <w:tcBorders>
              <w:top w:val="nil"/>
              <w:bottom w:val="double" w:sz="4" w:space="0" w:color="auto"/>
            </w:tcBorders>
            <w:shd w:val="clear" w:color="auto" w:fill="D9E2F3"/>
            <w:vAlign w:val="bottom"/>
            <w:hideMark/>
          </w:tcPr>
          <w:p w14:paraId="38A10008" w14:textId="77777777" w:rsidR="00BA3A53" w:rsidRPr="00075E3F" w:rsidRDefault="00BA3A53" w:rsidP="00AE2592">
            <w:pPr>
              <w:spacing w:after="0" w:line="240" w:lineRule="auto"/>
              <w:rPr>
                <w:b/>
                <w:bCs/>
              </w:rPr>
            </w:pPr>
            <w:r w:rsidRPr="00075E3F">
              <w:rPr>
                <w:b/>
                <w:bCs/>
              </w:rPr>
              <w:t>max</w:t>
            </w:r>
          </w:p>
        </w:tc>
        <w:tc>
          <w:tcPr>
            <w:tcW w:w="709" w:type="dxa"/>
            <w:tcBorders>
              <w:top w:val="nil"/>
              <w:bottom w:val="double" w:sz="4" w:space="0" w:color="auto"/>
              <w:right w:val="double" w:sz="4" w:space="0" w:color="auto"/>
            </w:tcBorders>
            <w:shd w:val="clear" w:color="auto" w:fill="D9E2F3"/>
            <w:vAlign w:val="bottom"/>
            <w:hideMark/>
          </w:tcPr>
          <w:p w14:paraId="138B00FC" w14:textId="77777777" w:rsidR="00BA3A53" w:rsidRPr="00075E3F" w:rsidRDefault="00BA3A53" w:rsidP="00AE2592">
            <w:pPr>
              <w:spacing w:after="0" w:line="240" w:lineRule="auto"/>
              <w:rPr>
                <w:b/>
                <w:bCs/>
              </w:rPr>
            </w:pPr>
            <w:r w:rsidRPr="00075E3F">
              <w:rPr>
                <w:b/>
                <w:bCs/>
              </w:rPr>
              <w:t>CV</w:t>
            </w:r>
          </w:p>
        </w:tc>
        <w:tc>
          <w:tcPr>
            <w:tcW w:w="567" w:type="dxa"/>
            <w:tcBorders>
              <w:top w:val="nil"/>
              <w:left w:val="double" w:sz="4" w:space="0" w:color="auto"/>
              <w:bottom w:val="double" w:sz="4" w:space="0" w:color="auto"/>
            </w:tcBorders>
            <w:shd w:val="clear" w:color="auto" w:fill="FBE4D5"/>
            <w:vAlign w:val="bottom"/>
            <w:hideMark/>
          </w:tcPr>
          <w:p w14:paraId="56B1815D" w14:textId="77777777" w:rsidR="00BA3A53" w:rsidRPr="00075E3F" w:rsidRDefault="00BA3A53" w:rsidP="00AE2592">
            <w:pPr>
              <w:spacing w:after="0" w:line="240" w:lineRule="auto"/>
              <w:rPr>
                <w:b/>
                <w:bCs/>
              </w:rPr>
            </w:pPr>
            <w:r w:rsidRPr="00075E3F">
              <w:rPr>
                <w:b/>
                <w:bCs/>
              </w:rPr>
              <w:t>n</w:t>
            </w:r>
          </w:p>
        </w:tc>
        <w:tc>
          <w:tcPr>
            <w:tcW w:w="708" w:type="dxa"/>
            <w:tcBorders>
              <w:top w:val="nil"/>
              <w:bottom w:val="double" w:sz="4" w:space="0" w:color="auto"/>
            </w:tcBorders>
            <w:shd w:val="clear" w:color="auto" w:fill="FBE4D5"/>
            <w:vAlign w:val="bottom"/>
            <w:hideMark/>
          </w:tcPr>
          <w:p w14:paraId="72BCA100" w14:textId="77777777" w:rsidR="00BA3A53" w:rsidRPr="00075E3F" w:rsidRDefault="00BA3A53" w:rsidP="00AE2592">
            <w:pPr>
              <w:spacing w:after="0" w:line="240" w:lineRule="auto"/>
              <w:rPr>
                <w:b/>
                <w:bCs/>
              </w:rPr>
            </w:pPr>
            <w:r w:rsidRPr="00075E3F">
              <w:rPr>
                <w:b/>
                <w:bCs/>
              </w:rPr>
              <w:t>min</w:t>
            </w:r>
          </w:p>
        </w:tc>
        <w:tc>
          <w:tcPr>
            <w:tcW w:w="851" w:type="dxa"/>
            <w:tcBorders>
              <w:top w:val="nil"/>
              <w:bottom w:val="double" w:sz="4" w:space="0" w:color="auto"/>
            </w:tcBorders>
            <w:shd w:val="clear" w:color="auto" w:fill="FBE4D5"/>
            <w:vAlign w:val="bottom"/>
            <w:hideMark/>
          </w:tcPr>
          <w:p w14:paraId="4979837F" w14:textId="77777777" w:rsidR="00BA3A53" w:rsidRPr="00075E3F" w:rsidRDefault="00BA3A53" w:rsidP="00AE2592">
            <w:pPr>
              <w:spacing w:after="0" w:line="240" w:lineRule="auto"/>
              <w:rPr>
                <w:b/>
                <w:bCs/>
              </w:rPr>
            </w:pPr>
            <w:r w:rsidRPr="00075E3F">
              <w:rPr>
                <w:b/>
                <w:bCs/>
              </w:rPr>
              <w:t>median</w:t>
            </w:r>
          </w:p>
        </w:tc>
        <w:tc>
          <w:tcPr>
            <w:tcW w:w="709" w:type="dxa"/>
            <w:tcBorders>
              <w:top w:val="nil"/>
              <w:bottom w:val="double" w:sz="4" w:space="0" w:color="auto"/>
            </w:tcBorders>
            <w:shd w:val="clear" w:color="auto" w:fill="FBE4D5"/>
            <w:vAlign w:val="bottom"/>
            <w:hideMark/>
          </w:tcPr>
          <w:p w14:paraId="55B67AC6" w14:textId="77777777" w:rsidR="00BA3A53" w:rsidRPr="00075E3F" w:rsidRDefault="00BA3A53" w:rsidP="00AE2592">
            <w:pPr>
              <w:spacing w:after="0" w:line="240" w:lineRule="auto"/>
              <w:rPr>
                <w:b/>
                <w:bCs/>
              </w:rPr>
            </w:pPr>
            <w:r w:rsidRPr="00075E3F">
              <w:rPr>
                <w:b/>
                <w:bCs/>
              </w:rPr>
              <w:t>mean</w:t>
            </w:r>
          </w:p>
        </w:tc>
        <w:tc>
          <w:tcPr>
            <w:tcW w:w="708" w:type="dxa"/>
            <w:tcBorders>
              <w:top w:val="nil"/>
              <w:bottom w:val="double" w:sz="4" w:space="0" w:color="auto"/>
            </w:tcBorders>
            <w:shd w:val="clear" w:color="auto" w:fill="FBE4D5"/>
            <w:vAlign w:val="bottom"/>
            <w:hideMark/>
          </w:tcPr>
          <w:p w14:paraId="5490DD63" w14:textId="77777777" w:rsidR="00BA3A53" w:rsidRPr="00075E3F" w:rsidRDefault="00BA3A53" w:rsidP="00AE2592">
            <w:pPr>
              <w:spacing w:after="0" w:line="240" w:lineRule="auto"/>
              <w:rPr>
                <w:b/>
                <w:bCs/>
              </w:rPr>
            </w:pPr>
            <w:r w:rsidRPr="00075E3F">
              <w:rPr>
                <w:b/>
                <w:bCs/>
              </w:rPr>
              <w:t>max</w:t>
            </w:r>
          </w:p>
        </w:tc>
        <w:tc>
          <w:tcPr>
            <w:tcW w:w="709" w:type="dxa"/>
            <w:tcBorders>
              <w:top w:val="nil"/>
              <w:bottom w:val="double" w:sz="4" w:space="0" w:color="auto"/>
            </w:tcBorders>
            <w:shd w:val="clear" w:color="auto" w:fill="FBE4D5"/>
            <w:vAlign w:val="bottom"/>
            <w:hideMark/>
          </w:tcPr>
          <w:p w14:paraId="548A088A" w14:textId="77777777" w:rsidR="00BA3A53" w:rsidRPr="00075E3F" w:rsidRDefault="00BA3A53" w:rsidP="00AE2592">
            <w:pPr>
              <w:spacing w:after="0" w:line="240" w:lineRule="auto"/>
              <w:rPr>
                <w:b/>
                <w:bCs/>
              </w:rPr>
            </w:pPr>
            <w:r w:rsidRPr="00075E3F">
              <w:rPr>
                <w:b/>
                <w:bCs/>
              </w:rPr>
              <w:t>CV</w:t>
            </w:r>
          </w:p>
        </w:tc>
      </w:tr>
      <w:tr w:rsidR="00BA3A53" w:rsidRPr="00075E3F" w14:paraId="5C679B4D" w14:textId="77777777" w:rsidTr="00AE2592">
        <w:tc>
          <w:tcPr>
            <w:tcW w:w="933" w:type="dxa"/>
            <w:vMerge w:val="restart"/>
            <w:tcBorders>
              <w:top w:val="double" w:sz="4" w:space="0" w:color="auto"/>
              <w:right w:val="double" w:sz="4" w:space="0" w:color="auto"/>
            </w:tcBorders>
          </w:tcPr>
          <w:p w14:paraId="304DD9A8" w14:textId="77777777" w:rsidR="00BA3A53" w:rsidRPr="00075E3F" w:rsidRDefault="00BA3A53" w:rsidP="00AE2592">
            <w:pPr>
              <w:rPr>
                <w:b/>
                <w:bCs/>
              </w:rPr>
            </w:pPr>
            <w:r w:rsidRPr="00075E3F">
              <w:rPr>
                <w:b/>
                <w:bCs/>
              </w:rPr>
              <w:t>UGRB</w:t>
            </w:r>
          </w:p>
        </w:tc>
        <w:tc>
          <w:tcPr>
            <w:tcW w:w="1617" w:type="dxa"/>
            <w:tcBorders>
              <w:top w:val="double" w:sz="4" w:space="0" w:color="auto"/>
              <w:bottom w:val="single" w:sz="4" w:space="0" w:color="auto"/>
              <w:right w:val="double" w:sz="4" w:space="0" w:color="auto"/>
            </w:tcBorders>
            <w:hideMark/>
          </w:tcPr>
          <w:p w14:paraId="35A3D235" w14:textId="77777777" w:rsidR="00BA3A53" w:rsidRPr="00075E3F" w:rsidRDefault="00BA3A53" w:rsidP="00AE2592">
            <w:pPr>
              <w:rPr>
                <w:b/>
                <w:bCs/>
              </w:rPr>
            </w:pPr>
            <w:r w:rsidRPr="00075E3F">
              <w:rPr>
                <w:b/>
                <w:bCs/>
              </w:rPr>
              <w:t>Observed points</w:t>
            </w:r>
          </w:p>
          <w:p w14:paraId="68C3FC5D" w14:textId="77777777" w:rsidR="00BA3A53" w:rsidRPr="00075E3F" w:rsidRDefault="00BA3A53" w:rsidP="00AE2592">
            <w:pPr>
              <w:rPr>
                <w:b/>
                <w:bCs/>
              </w:rPr>
            </w:pPr>
          </w:p>
        </w:tc>
        <w:tc>
          <w:tcPr>
            <w:tcW w:w="567" w:type="dxa"/>
            <w:tcBorders>
              <w:top w:val="double" w:sz="4" w:space="0" w:color="auto"/>
              <w:left w:val="double" w:sz="4" w:space="0" w:color="auto"/>
              <w:bottom w:val="single" w:sz="4" w:space="0" w:color="auto"/>
            </w:tcBorders>
            <w:shd w:val="clear" w:color="auto" w:fill="D9E2F3"/>
            <w:hideMark/>
          </w:tcPr>
          <w:p w14:paraId="41B57611" w14:textId="77777777" w:rsidR="00BA3A53" w:rsidRPr="009B4926" w:rsidRDefault="00BA3A53" w:rsidP="00AE2592">
            <w:r w:rsidRPr="009B4926">
              <w:t>326</w:t>
            </w:r>
          </w:p>
        </w:tc>
        <w:tc>
          <w:tcPr>
            <w:tcW w:w="567" w:type="dxa"/>
            <w:tcBorders>
              <w:top w:val="double" w:sz="4" w:space="0" w:color="auto"/>
              <w:bottom w:val="single" w:sz="4" w:space="0" w:color="auto"/>
            </w:tcBorders>
            <w:shd w:val="clear" w:color="auto" w:fill="D9E2F3"/>
            <w:hideMark/>
          </w:tcPr>
          <w:p w14:paraId="697F54CC" w14:textId="77777777" w:rsidR="00BA3A53" w:rsidRPr="009B4926" w:rsidRDefault="00BA3A53" w:rsidP="00AE2592">
            <w:r w:rsidRPr="009B4926">
              <w:t>0.02</w:t>
            </w:r>
          </w:p>
        </w:tc>
        <w:tc>
          <w:tcPr>
            <w:tcW w:w="850" w:type="dxa"/>
            <w:tcBorders>
              <w:top w:val="double" w:sz="4" w:space="0" w:color="auto"/>
              <w:bottom w:val="single" w:sz="4" w:space="0" w:color="auto"/>
            </w:tcBorders>
            <w:shd w:val="clear" w:color="auto" w:fill="D9E2F3"/>
            <w:hideMark/>
          </w:tcPr>
          <w:p w14:paraId="54E50228" w14:textId="77777777" w:rsidR="00BA3A53" w:rsidRPr="009B4926" w:rsidRDefault="00BA3A53" w:rsidP="00AE2592">
            <w:r w:rsidRPr="009B4926">
              <w:t>0.1</w:t>
            </w:r>
          </w:p>
        </w:tc>
        <w:tc>
          <w:tcPr>
            <w:tcW w:w="709" w:type="dxa"/>
            <w:tcBorders>
              <w:top w:val="double" w:sz="4" w:space="0" w:color="auto"/>
              <w:bottom w:val="single" w:sz="4" w:space="0" w:color="auto"/>
            </w:tcBorders>
            <w:shd w:val="clear" w:color="auto" w:fill="D9E2F3"/>
            <w:hideMark/>
          </w:tcPr>
          <w:p w14:paraId="70908F85" w14:textId="77777777" w:rsidR="00BA3A53" w:rsidRPr="009B4926" w:rsidRDefault="00BA3A53" w:rsidP="00AE2592">
            <w:r w:rsidRPr="009B4926">
              <w:t>0.2</w:t>
            </w:r>
          </w:p>
        </w:tc>
        <w:tc>
          <w:tcPr>
            <w:tcW w:w="567" w:type="dxa"/>
            <w:tcBorders>
              <w:top w:val="double" w:sz="4" w:space="0" w:color="auto"/>
              <w:bottom w:val="single" w:sz="4" w:space="0" w:color="auto"/>
            </w:tcBorders>
            <w:shd w:val="clear" w:color="auto" w:fill="D9E2F3"/>
            <w:hideMark/>
          </w:tcPr>
          <w:p w14:paraId="74DEDD18" w14:textId="77777777" w:rsidR="00BA3A53" w:rsidRPr="009B4926" w:rsidRDefault="00BA3A53" w:rsidP="00AE2592">
            <w:r w:rsidRPr="009B4926">
              <w:t>5.9</w:t>
            </w:r>
          </w:p>
        </w:tc>
        <w:tc>
          <w:tcPr>
            <w:tcW w:w="709" w:type="dxa"/>
            <w:tcBorders>
              <w:top w:val="double" w:sz="4" w:space="0" w:color="auto"/>
              <w:bottom w:val="single" w:sz="4" w:space="0" w:color="auto"/>
              <w:right w:val="double" w:sz="4" w:space="0" w:color="auto"/>
            </w:tcBorders>
            <w:shd w:val="clear" w:color="auto" w:fill="D9E2F3"/>
            <w:hideMark/>
          </w:tcPr>
          <w:p w14:paraId="24D4E49F" w14:textId="77777777" w:rsidR="00BA3A53" w:rsidRPr="009B4926" w:rsidRDefault="00BA3A53" w:rsidP="00AE2592">
            <w:r w:rsidRPr="009B4926">
              <w:t>197%</w:t>
            </w:r>
          </w:p>
        </w:tc>
        <w:tc>
          <w:tcPr>
            <w:tcW w:w="567" w:type="dxa"/>
            <w:tcBorders>
              <w:top w:val="double" w:sz="4" w:space="0" w:color="auto"/>
              <w:left w:val="double" w:sz="4" w:space="0" w:color="auto"/>
              <w:bottom w:val="single" w:sz="4" w:space="0" w:color="auto"/>
            </w:tcBorders>
            <w:shd w:val="clear" w:color="auto" w:fill="FBE4D5"/>
            <w:hideMark/>
          </w:tcPr>
          <w:p w14:paraId="165367D4" w14:textId="77777777" w:rsidR="00BA3A53" w:rsidRPr="009B4926" w:rsidRDefault="00BA3A53" w:rsidP="00AE2592">
            <w:r w:rsidRPr="009B4926">
              <w:t>255</w:t>
            </w:r>
          </w:p>
        </w:tc>
        <w:tc>
          <w:tcPr>
            <w:tcW w:w="708" w:type="dxa"/>
            <w:tcBorders>
              <w:top w:val="double" w:sz="4" w:space="0" w:color="auto"/>
              <w:bottom w:val="single" w:sz="4" w:space="0" w:color="auto"/>
            </w:tcBorders>
            <w:shd w:val="clear" w:color="auto" w:fill="FBE4D5"/>
            <w:hideMark/>
          </w:tcPr>
          <w:p w14:paraId="18C2EF1C" w14:textId="77777777" w:rsidR="00BA3A53" w:rsidRPr="009B4926" w:rsidRDefault="00BA3A53" w:rsidP="00AE2592">
            <w:r w:rsidRPr="009B4926">
              <w:t>0.01</w:t>
            </w:r>
          </w:p>
        </w:tc>
        <w:tc>
          <w:tcPr>
            <w:tcW w:w="851" w:type="dxa"/>
            <w:tcBorders>
              <w:top w:val="double" w:sz="4" w:space="0" w:color="auto"/>
              <w:bottom w:val="single" w:sz="4" w:space="0" w:color="auto"/>
            </w:tcBorders>
            <w:shd w:val="clear" w:color="auto" w:fill="FBE4D5"/>
            <w:hideMark/>
          </w:tcPr>
          <w:p w14:paraId="095BB667" w14:textId="77777777" w:rsidR="00BA3A53" w:rsidRPr="009B4926" w:rsidRDefault="00BA3A53" w:rsidP="00AE2592">
            <w:r w:rsidRPr="009B4926">
              <w:t>17.5</w:t>
            </w:r>
          </w:p>
        </w:tc>
        <w:tc>
          <w:tcPr>
            <w:tcW w:w="709" w:type="dxa"/>
            <w:tcBorders>
              <w:top w:val="double" w:sz="4" w:space="0" w:color="auto"/>
              <w:bottom w:val="single" w:sz="4" w:space="0" w:color="auto"/>
            </w:tcBorders>
            <w:shd w:val="clear" w:color="auto" w:fill="FBE4D5"/>
            <w:hideMark/>
          </w:tcPr>
          <w:p w14:paraId="1E714DDC" w14:textId="77777777" w:rsidR="00BA3A53" w:rsidRPr="009B4926" w:rsidRDefault="00BA3A53" w:rsidP="00AE2592">
            <w:r w:rsidRPr="009B4926">
              <w:t>28.6</w:t>
            </w:r>
          </w:p>
        </w:tc>
        <w:tc>
          <w:tcPr>
            <w:tcW w:w="708" w:type="dxa"/>
            <w:tcBorders>
              <w:top w:val="double" w:sz="4" w:space="0" w:color="auto"/>
              <w:bottom w:val="single" w:sz="4" w:space="0" w:color="auto"/>
            </w:tcBorders>
            <w:shd w:val="clear" w:color="auto" w:fill="FBE4D5"/>
            <w:hideMark/>
          </w:tcPr>
          <w:p w14:paraId="7BC4AC7D" w14:textId="77777777" w:rsidR="00BA3A53" w:rsidRPr="009B4926" w:rsidRDefault="00BA3A53" w:rsidP="00AE2592">
            <w:r w:rsidRPr="009B4926">
              <w:t>192.4</w:t>
            </w:r>
          </w:p>
        </w:tc>
        <w:tc>
          <w:tcPr>
            <w:tcW w:w="709" w:type="dxa"/>
            <w:tcBorders>
              <w:top w:val="double" w:sz="4" w:space="0" w:color="auto"/>
              <w:bottom w:val="single" w:sz="4" w:space="0" w:color="auto"/>
            </w:tcBorders>
            <w:shd w:val="clear" w:color="auto" w:fill="FBE4D5"/>
            <w:hideMark/>
          </w:tcPr>
          <w:p w14:paraId="431A20C2" w14:textId="77777777" w:rsidR="00BA3A53" w:rsidRPr="009B4926" w:rsidRDefault="00BA3A53" w:rsidP="00AE2592">
            <w:r w:rsidRPr="009B4926">
              <w:t>109%</w:t>
            </w:r>
          </w:p>
        </w:tc>
      </w:tr>
      <w:tr w:rsidR="00BA3A53" w:rsidRPr="00075E3F" w14:paraId="2B0B6D71" w14:textId="77777777" w:rsidTr="00AE2592">
        <w:tc>
          <w:tcPr>
            <w:tcW w:w="933" w:type="dxa"/>
            <w:vMerge/>
            <w:tcBorders>
              <w:bottom w:val="single" w:sz="12" w:space="0" w:color="auto"/>
              <w:right w:val="double" w:sz="4" w:space="0" w:color="auto"/>
            </w:tcBorders>
          </w:tcPr>
          <w:p w14:paraId="0DBDB73C" w14:textId="77777777" w:rsidR="00BA3A53" w:rsidRPr="00075E3F" w:rsidRDefault="00BA3A53" w:rsidP="00AE2592">
            <w:pPr>
              <w:rPr>
                <w:b/>
                <w:bCs/>
              </w:rPr>
            </w:pPr>
          </w:p>
        </w:tc>
        <w:tc>
          <w:tcPr>
            <w:tcW w:w="1617" w:type="dxa"/>
            <w:tcBorders>
              <w:top w:val="single" w:sz="4" w:space="0" w:color="auto"/>
              <w:bottom w:val="single" w:sz="12" w:space="0" w:color="auto"/>
              <w:right w:val="double" w:sz="4" w:space="0" w:color="auto"/>
            </w:tcBorders>
            <w:hideMark/>
          </w:tcPr>
          <w:p w14:paraId="422B3F9B" w14:textId="77777777" w:rsidR="00BA3A53" w:rsidRPr="00075E3F" w:rsidRDefault="00BA3A53" w:rsidP="00AE2592">
            <w:pPr>
              <w:rPr>
                <w:b/>
                <w:bCs/>
              </w:rPr>
            </w:pPr>
            <w:r w:rsidRPr="00075E3F">
              <w:rPr>
                <w:b/>
                <w:bCs/>
              </w:rPr>
              <w:t>Interpolation</w:t>
            </w:r>
          </w:p>
        </w:tc>
        <w:tc>
          <w:tcPr>
            <w:tcW w:w="567" w:type="dxa"/>
            <w:tcBorders>
              <w:top w:val="single" w:sz="4" w:space="0" w:color="auto"/>
              <w:left w:val="double" w:sz="4" w:space="0" w:color="auto"/>
              <w:bottom w:val="single" w:sz="12" w:space="0" w:color="auto"/>
            </w:tcBorders>
            <w:shd w:val="clear" w:color="auto" w:fill="D9E2F3"/>
            <w:hideMark/>
          </w:tcPr>
          <w:p w14:paraId="1033E9BD" w14:textId="77777777" w:rsidR="00BA3A53" w:rsidRPr="009B4926" w:rsidRDefault="00BA3A53" w:rsidP="00AE2592">
            <w:r w:rsidRPr="009B4926">
              <w:t>≈68×10^6</w:t>
            </w:r>
          </w:p>
        </w:tc>
        <w:tc>
          <w:tcPr>
            <w:tcW w:w="567" w:type="dxa"/>
            <w:tcBorders>
              <w:top w:val="single" w:sz="4" w:space="0" w:color="auto"/>
              <w:bottom w:val="single" w:sz="12" w:space="0" w:color="auto"/>
            </w:tcBorders>
            <w:shd w:val="clear" w:color="auto" w:fill="D9E2F3"/>
            <w:hideMark/>
          </w:tcPr>
          <w:p w14:paraId="329AB5A1" w14:textId="77777777" w:rsidR="00BA3A53" w:rsidRPr="009B4926" w:rsidRDefault="00BA3A53" w:rsidP="00AE2592">
            <w:r w:rsidRPr="009B4926">
              <w:t>0.00</w:t>
            </w:r>
          </w:p>
        </w:tc>
        <w:tc>
          <w:tcPr>
            <w:tcW w:w="850" w:type="dxa"/>
            <w:tcBorders>
              <w:top w:val="single" w:sz="4" w:space="0" w:color="auto"/>
              <w:bottom w:val="single" w:sz="12" w:space="0" w:color="auto"/>
            </w:tcBorders>
            <w:shd w:val="clear" w:color="auto" w:fill="D9E2F3"/>
            <w:hideMark/>
          </w:tcPr>
          <w:p w14:paraId="74369D47" w14:textId="77777777" w:rsidR="00BA3A53" w:rsidRPr="009B4926" w:rsidRDefault="00BA3A53" w:rsidP="00AE2592">
            <w:r w:rsidRPr="009B4926">
              <w:t>0.2</w:t>
            </w:r>
          </w:p>
        </w:tc>
        <w:tc>
          <w:tcPr>
            <w:tcW w:w="709" w:type="dxa"/>
            <w:tcBorders>
              <w:top w:val="single" w:sz="4" w:space="0" w:color="auto"/>
              <w:bottom w:val="single" w:sz="12" w:space="0" w:color="auto"/>
            </w:tcBorders>
            <w:shd w:val="clear" w:color="auto" w:fill="D9E2F3"/>
            <w:hideMark/>
          </w:tcPr>
          <w:p w14:paraId="6E3CAB0B" w14:textId="77777777" w:rsidR="00BA3A53" w:rsidRPr="009B4926" w:rsidRDefault="00BA3A53" w:rsidP="00AE2592">
            <w:r w:rsidRPr="009B4926">
              <w:t>0.2</w:t>
            </w:r>
          </w:p>
        </w:tc>
        <w:tc>
          <w:tcPr>
            <w:tcW w:w="567" w:type="dxa"/>
            <w:tcBorders>
              <w:top w:val="single" w:sz="4" w:space="0" w:color="auto"/>
              <w:bottom w:val="single" w:sz="12" w:space="0" w:color="auto"/>
            </w:tcBorders>
            <w:shd w:val="clear" w:color="auto" w:fill="D9E2F3"/>
            <w:hideMark/>
          </w:tcPr>
          <w:p w14:paraId="287AC7BF" w14:textId="77777777" w:rsidR="00BA3A53" w:rsidRPr="009B4926" w:rsidRDefault="00BA3A53" w:rsidP="00AE2592">
            <w:r w:rsidRPr="009B4926">
              <w:t>1.8</w:t>
            </w:r>
          </w:p>
        </w:tc>
        <w:tc>
          <w:tcPr>
            <w:tcW w:w="709" w:type="dxa"/>
            <w:tcBorders>
              <w:top w:val="single" w:sz="4" w:space="0" w:color="auto"/>
              <w:bottom w:val="single" w:sz="12" w:space="0" w:color="auto"/>
              <w:right w:val="double" w:sz="4" w:space="0" w:color="auto"/>
            </w:tcBorders>
            <w:shd w:val="clear" w:color="auto" w:fill="D9E2F3"/>
            <w:hideMark/>
          </w:tcPr>
          <w:p w14:paraId="094DC2E1" w14:textId="77777777" w:rsidR="00BA3A53" w:rsidRPr="009B4926" w:rsidRDefault="00BA3A53" w:rsidP="00AE2592">
            <w:r w:rsidRPr="009B4926">
              <w:t>91%</w:t>
            </w:r>
          </w:p>
        </w:tc>
        <w:tc>
          <w:tcPr>
            <w:tcW w:w="567" w:type="dxa"/>
            <w:tcBorders>
              <w:top w:val="single" w:sz="4" w:space="0" w:color="auto"/>
              <w:left w:val="double" w:sz="4" w:space="0" w:color="auto"/>
              <w:bottom w:val="single" w:sz="12" w:space="0" w:color="auto"/>
            </w:tcBorders>
            <w:shd w:val="clear" w:color="auto" w:fill="FBE4D5"/>
            <w:hideMark/>
          </w:tcPr>
          <w:p w14:paraId="0739F913" w14:textId="77777777" w:rsidR="00BA3A53" w:rsidRPr="009B4926" w:rsidRDefault="00BA3A53" w:rsidP="00AE2592">
            <w:r w:rsidRPr="009B4926">
              <w:t>≈68×10^6</w:t>
            </w:r>
          </w:p>
        </w:tc>
        <w:tc>
          <w:tcPr>
            <w:tcW w:w="708" w:type="dxa"/>
            <w:tcBorders>
              <w:top w:val="single" w:sz="4" w:space="0" w:color="auto"/>
              <w:bottom w:val="single" w:sz="12" w:space="0" w:color="auto"/>
            </w:tcBorders>
            <w:shd w:val="clear" w:color="auto" w:fill="FBE4D5"/>
            <w:hideMark/>
          </w:tcPr>
          <w:p w14:paraId="5614FE61" w14:textId="77777777" w:rsidR="00BA3A53" w:rsidRPr="009B4926" w:rsidRDefault="00BA3A53" w:rsidP="00AE2592">
            <w:r w:rsidRPr="009B4926">
              <w:t>-1.09</w:t>
            </w:r>
          </w:p>
        </w:tc>
        <w:tc>
          <w:tcPr>
            <w:tcW w:w="851" w:type="dxa"/>
            <w:tcBorders>
              <w:top w:val="single" w:sz="4" w:space="0" w:color="auto"/>
              <w:bottom w:val="single" w:sz="12" w:space="0" w:color="auto"/>
            </w:tcBorders>
            <w:shd w:val="clear" w:color="auto" w:fill="FBE4D5"/>
            <w:hideMark/>
          </w:tcPr>
          <w:p w14:paraId="7E6FBD14" w14:textId="77777777" w:rsidR="00BA3A53" w:rsidRPr="009B4926" w:rsidRDefault="00BA3A53" w:rsidP="00AE2592">
            <w:r w:rsidRPr="009B4926">
              <w:t>21.1</w:t>
            </w:r>
          </w:p>
        </w:tc>
        <w:tc>
          <w:tcPr>
            <w:tcW w:w="709" w:type="dxa"/>
            <w:tcBorders>
              <w:top w:val="single" w:sz="4" w:space="0" w:color="auto"/>
              <w:bottom w:val="single" w:sz="12" w:space="0" w:color="auto"/>
            </w:tcBorders>
            <w:shd w:val="clear" w:color="auto" w:fill="FBE4D5"/>
            <w:hideMark/>
          </w:tcPr>
          <w:p w14:paraId="1FB5B369" w14:textId="77777777" w:rsidR="00BA3A53" w:rsidRPr="009B4926" w:rsidRDefault="00BA3A53" w:rsidP="00AE2592">
            <w:r w:rsidRPr="009B4926">
              <w:t>22.2</w:t>
            </w:r>
          </w:p>
        </w:tc>
        <w:tc>
          <w:tcPr>
            <w:tcW w:w="708" w:type="dxa"/>
            <w:tcBorders>
              <w:top w:val="single" w:sz="4" w:space="0" w:color="auto"/>
              <w:bottom w:val="single" w:sz="12" w:space="0" w:color="auto"/>
            </w:tcBorders>
            <w:shd w:val="clear" w:color="auto" w:fill="FBE4D5"/>
            <w:hideMark/>
          </w:tcPr>
          <w:p w14:paraId="18B08276" w14:textId="77777777" w:rsidR="00BA3A53" w:rsidRPr="009B4926" w:rsidRDefault="00BA3A53" w:rsidP="00AE2592">
            <w:r w:rsidRPr="009B4926">
              <w:t>76.9</w:t>
            </w:r>
          </w:p>
        </w:tc>
        <w:tc>
          <w:tcPr>
            <w:tcW w:w="709" w:type="dxa"/>
            <w:tcBorders>
              <w:top w:val="single" w:sz="4" w:space="0" w:color="auto"/>
              <w:bottom w:val="single" w:sz="12" w:space="0" w:color="auto"/>
            </w:tcBorders>
            <w:shd w:val="clear" w:color="auto" w:fill="FBE4D5"/>
            <w:hideMark/>
          </w:tcPr>
          <w:p w14:paraId="4689AF00" w14:textId="77777777" w:rsidR="00BA3A53" w:rsidRPr="009B4926" w:rsidRDefault="00BA3A53" w:rsidP="00AE2592">
            <w:r w:rsidRPr="009B4926">
              <w:t>59%</w:t>
            </w:r>
          </w:p>
        </w:tc>
      </w:tr>
      <w:tr w:rsidR="00BA3A53" w:rsidRPr="00075E3F" w14:paraId="0169B57F" w14:textId="77777777" w:rsidTr="00AE2592">
        <w:tc>
          <w:tcPr>
            <w:tcW w:w="933" w:type="dxa"/>
            <w:vMerge w:val="restart"/>
            <w:tcBorders>
              <w:top w:val="single" w:sz="12" w:space="0" w:color="auto"/>
              <w:right w:val="double" w:sz="4" w:space="0" w:color="auto"/>
            </w:tcBorders>
          </w:tcPr>
          <w:p w14:paraId="707244BD" w14:textId="77777777" w:rsidR="00BA3A53" w:rsidRPr="00075E3F" w:rsidRDefault="00BA3A53" w:rsidP="00AE2592">
            <w:pPr>
              <w:rPr>
                <w:b/>
                <w:bCs/>
              </w:rPr>
            </w:pPr>
            <w:r w:rsidRPr="00075E3F">
              <w:rPr>
                <w:b/>
                <w:bCs/>
              </w:rPr>
              <w:lastRenderedPageBreak/>
              <w:t>Cubillas</w:t>
            </w:r>
          </w:p>
        </w:tc>
        <w:tc>
          <w:tcPr>
            <w:tcW w:w="1617" w:type="dxa"/>
            <w:tcBorders>
              <w:top w:val="single" w:sz="12" w:space="0" w:color="auto"/>
              <w:bottom w:val="single" w:sz="4" w:space="0" w:color="auto"/>
              <w:right w:val="double" w:sz="4" w:space="0" w:color="auto"/>
            </w:tcBorders>
            <w:hideMark/>
          </w:tcPr>
          <w:p w14:paraId="6AC40BCE" w14:textId="77777777" w:rsidR="00BA3A53" w:rsidRPr="00075E3F" w:rsidRDefault="00BA3A53" w:rsidP="00AE2592">
            <w:pPr>
              <w:rPr>
                <w:b/>
                <w:bCs/>
              </w:rPr>
            </w:pPr>
            <w:r w:rsidRPr="00075E3F">
              <w:rPr>
                <w:b/>
                <w:bCs/>
              </w:rPr>
              <w:t>Interpolation</w:t>
            </w:r>
          </w:p>
        </w:tc>
        <w:tc>
          <w:tcPr>
            <w:tcW w:w="567" w:type="dxa"/>
            <w:tcBorders>
              <w:top w:val="single" w:sz="12" w:space="0" w:color="auto"/>
              <w:left w:val="double" w:sz="4" w:space="0" w:color="auto"/>
              <w:bottom w:val="single" w:sz="4" w:space="0" w:color="auto"/>
            </w:tcBorders>
            <w:shd w:val="clear" w:color="auto" w:fill="D9E2F3"/>
            <w:hideMark/>
          </w:tcPr>
          <w:p w14:paraId="7E05D57E" w14:textId="77777777" w:rsidR="00BA3A53" w:rsidRPr="009B4926" w:rsidRDefault="00BA3A53" w:rsidP="00AE2592">
            <w:r w:rsidRPr="009B4926">
              <w:t>≈7×</w:t>
            </w:r>
            <w:r w:rsidRPr="009B4926">
              <w:br/>
              <w:t>10^6</w:t>
            </w:r>
          </w:p>
        </w:tc>
        <w:tc>
          <w:tcPr>
            <w:tcW w:w="567" w:type="dxa"/>
            <w:tcBorders>
              <w:top w:val="single" w:sz="12" w:space="0" w:color="auto"/>
              <w:bottom w:val="single" w:sz="4" w:space="0" w:color="auto"/>
            </w:tcBorders>
            <w:shd w:val="clear" w:color="auto" w:fill="D9E2F3"/>
            <w:hideMark/>
          </w:tcPr>
          <w:p w14:paraId="40DC460C" w14:textId="77777777" w:rsidR="00BA3A53" w:rsidRPr="009B4926" w:rsidRDefault="00BA3A53" w:rsidP="00AE2592">
            <w:r w:rsidRPr="009B4926">
              <w:t>0.00</w:t>
            </w:r>
          </w:p>
        </w:tc>
        <w:tc>
          <w:tcPr>
            <w:tcW w:w="850" w:type="dxa"/>
            <w:tcBorders>
              <w:top w:val="single" w:sz="12" w:space="0" w:color="auto"/>
              <w:bottom w:val="single" w:sz="4" w:space="0" w:color="auto"/>
            </w:tcBorders>
            <w:shd w:val="clear" w:color="auto" w:fill="D9E2F3"/>
            <w:hideMark/>
          </w:tcPr>
          <w:p w14:paraId="5D781D30" w14:textId="77777777" w:rsidR="00BA3A53" w:rsidRPr="009B4926" w:rsidRDefault="00BA3A53" w:rsidP="00AE2592">
            <w:r w:rsidRPr="009B4926">
              <w:t>0.1</w:t>
            </w:r>
          </w:p>
        </w:tc>
        <w:tc>
          <w:tcPr>
            <w:tcW w:w="709" w:type="dxa"/>
            <w:tcBorders>
              <w:top w:val="single" w:sz="12" w:space="0" w:color="auto"/>
              <w:bottom w:val="single" w:sz="4" w:space="0" w:color="auto"/>
            </w:tcBorders>
            <w:shd w:val="clear" w:color="auto" w:fill="D9E2F3"/>
            <w:hideMark/>
          </w:tcPr>
          <w:p w14:paraId="6404AAAE" w14:textId="77777777" w:rsidR="00BA3A53" w:rsidRPr="009B4926" w:rsidRDefault="00BA3A53" w:rsidP="00AE2592">
            <w:r w:rsidRPr="009B4926">
              <w:t>0.1</w:t>
            </w:r>
          </w:p>
        </w:tc>
        <w:tc>
          <w:tcPr>
            <w:tcW w:w="567" w:type="dxa"/>
            <w:tcBorders>
              <w:top w:val="single" w:sz="12" w:space="0" w:color="auto"/>
              <w:bottom w:val="single" w:sz="4" w:space="0" w:color="auto"/>
            </w:tcBorders>
            <w:shd w:val="clear" w:color="auto" w:fill="D9E2F3"/>
            <w:hideMark/>
          </w:tcPr>
          <w:p w14:paraId="2214B2CC" w14:textId="77777777" w:rsidR="00BA3A53" w:rsidRPr="009B4926" w:rsidRDefault="00BA3A53" w:rsidP="00AE2592">
            <w:r w:rsidRPr="009B4926">
              <w:t>0.5</w:t>
            </w:r>
          </w:p>
        </w:tc>
        <w:tc>
          <w:tcPr>
            <w:tcW w:w="709" w:type="dxa"/>
            <w:tcBorders>
              <w:top w:val="single" w:sz="12" w:space="0" w:color="auto"/>
              <w:bottom w:val="single" w:sz="4" w:space="0" w:color="auto"/>
              <w:right w:val="double" w:sz="4" w:space="0" w:color="auto"/>
            </w:tcBorders>
            <w:shd w:val="clear" w:color="auto" w:fill="D9E2F3"/>
            <w:hideMark/>
          </w:tcPr>
          <w:p w14:paraId="0F1C10EE" w14:textId="77777777" w:rsidR="00BA3A53" w:rsidRPr="009B4926" w:rsidRDefault="00BA3A53" w:rsidP="00AE2592">
            <w:r w:rsidRPr="009B4926">
              <w:t>98%</w:t>
            </w:r>
          </w:p>
        </w:tc>
        <w:tc>
          <w:tcPr>
            <w:tcW w:w="567" w:type="dxa"/>
            <w:tcBorders>
              <w:top w:val="single" w:sz="12" w:space="0" w:color="auto"/>
              <w:left w:val="double" w:sz="4" w:space="0" w:color="auto"/>
              <w:bottom w:val="single" w:sz="4" w:space="0" w:color="auto"/>
            </w:tcBorders>
            <w:shd w:val="clear" w:color="auto" w:fill="FBE4D5"/>
            <w:hideMark/>
          </w:tcPr>
          <w:p w14:paraId="42C2459D" w14:textId="77777777" w:rsidR="00BA3A53" w:rsidRPr="009B4926" w:rsidRDefault="00BA3A53" w:rsidP="00AE2592">
            <w:r w:rsidRPr="009B4926">
              <w:t>≈7×10^6</w:t>
            </w:r>
          </w:p>
        </w:tc>
        <w:tc>
          <w:tcPr>
            <w:tcW w:w="708" w:type="dxa"/>
            <w:tcBorders>
              <w:top w:val="single" w:sz="12" w:space="0" w:color="auto"/>
              <w:bottom w:val="single" w:sz="4" w:space="0" w:color="auto"/>
            </w:tcBorders>
            <w:shd w:val="clear" w:color="auto" w:fill="FBE4D5"/>
            <w:hideMark/>
          </w:tcPr>
          <w:p w14:paraId="31F578FE" w14:textId="77777777" w:rsidR="00BA3A53" w:rsidRPr="009B4926" w:rsidRDefault="00BA3A53" w:rsidP="00AE2592">
            <w:r w:rsidRPr="009B4926">
              <w:t>0.00</w:t>
            </w:r>
          </w:p>
        </w:tc>
        <w:tc>
          <w:tcPr>
            <w:tcW w:w="851" w:type="dxa"/>
            <w:tcBorders>
              <w:top w:val="single" w:sz="12" w:space="0" w:color="auto"/>
              <w:bottom w:val="single" w:sz="4" w:space="0" w:color="auto"/>
            </w:tcBorders>
            <w:shd w:val="clear" w:color="auto" w:fill="FBE4D5"/>
            <w:hideMark/>
          </w:tcPr>
          <w:p w14:paraId="312F83C3" w14:textId="77777777" w:rsidR="00BA3A53" w:rsidRPr="009B4926" w:rsidRDefault="00BA3A53" w:rsidP="00AE2592">
            <w:r w:rsidRPr="009B4926">
              <w:t>3.7</w:t>
            </w:r>
          </w:p>
        </w:tc>
        <w:tc>
          <w:tcPr>
            <w:tcW w:w="709" w:type="dxa"/>
            <w:tcBorders>
              <w:top w:val="single" w:sz="12" w:space="0" w:color="auto"/>
              <w:bottom w:val="single" w:sz="4" w:space="0" w:color="auto"/>
            </w:tcBorders>
            <w:shd w:val="clear" w:color="auto" w:fill="FBE4D5"/>
            <w:hideMark/>
          </w:tcPr>
          <w:p w14:paraId="06DEA15E" w14:textId="77777777" w:rsidR="00BA3A53" w:rsidRPr="009B4926" w:rsidRDefault="00BA3A53" w:rsidP="00AE2592">
            <w:r w:rsidRPr="009B4926">
              <w:t>6.3</w:t>
            </w:r>
          </w:p>
        </w:tc>
        <w:tc>
          <w:tcPr>
            <w:tcW w:w="708" w:type="dxa"/>
            <w:tcBorders>
              <w:top w:val="single" w:sz="12" w:space="0" w:color="auto"/>
              <w:bottom w:val="single" w:sz="4" w:space="0" w:color="auto"/>
            </w:tcBorders>
            <w:shd w:val="clear" w:color="auto" w:fill="FBE4D5"/>
            <w:hideMark/>
          </w:tcPr>
          <w:p w14:paraId="25E1383D" w14:textId="77777777" w:rsidR="00BA3A53" w:rsidRPr="009B4926" w:rsidRDefault="00BA3A53" w:rsidP="00AE2592">
            <w:r w:rsidRPr="009B4926">
              <w:t>26.1</w:t>
            </w:r>
          </w:p>
        </w:tc>
        <w:tc>
          <w:tcPr>
            <w:tcW w:w="709" w:type="dxa"/>
            <w:tcBorders>
              <w:top w:val="single" w:sz="12" w:space="0" w:color="auto"/>
              <w:bottom w:val="single" w:sz="4" w:space="0" w:color="auto"/>
            </w:tcBorders>
            <w:shd w:val="clear" w:color="auto" w:fill="FBE4D5"/>
            <w:hideMark/>
          </w:tcPr>
          <w:p w14:paraId="4C3752A1" w14:textId="77777777" w:rsidR="00BA3A53" w:rsidRPr="009B4926" w:rsidRDefault="00BA3A53" w:rsidP="00AE2592">
            <w:r w:rsidRPr="009B4926">
              <w:t>117%</w:t>
            </w:r>
          </w:p>
        </w:tc>
      </w:tr>
      <w:tr w:rsidR="00BA3A53" w:rsidRPr="00075E3F" w14:paraId="3A99546E" w14:textId="77777777" w:rsidTr="00AE2592">
        <w:tc>
          <w:tcPr>
            <w:tcW w:w="933" w:type="dxa"/>
            <w:vMerge/>
            <w:tcBorders>
              <w:right w:val="double" w:sz="4" w:space="0" w:color="auto"/>
            </w:tcBorders>
          </w:tcPr>
          <w:p w14:paraId="4F6475CB" w14:textId="77777777" w:rsidR="00BA3A53" w:rsidRPr="00075E3F" w:rsidRDefault="00BA3A53" w:rsidP="00AE2592">
            <w:pPr>
              <w:rPr>
                <w:b/>
                <w:bCs/>
              </w:rPr>
            </w:pPr>
          </w:p>
        </w:tc>
        <w:tc>
          <w:tcPr>
            <w:tcW w:w="1617" w:type="dxa"/>
            <w:tcBorders>
              <w:top w:val="single" w:sz="4" w:space="0" w:color="auto"/>
              <w:right w:val="double" w:sz="4" w:space="0" w:color="auto"/>
            </w:tcBorders>
            <w:hideMark/>
          </w:tcPr>
          <w:p w14:paraId="5C07D07A" w14:textId="77777777" w:rsidR="00BA3A53" w:rsidRPr="00075E3F" w:rsidRDefault="00BA3A53" w:rsidP="00AE2592">
            <w:pPr>
              <w:rPr>
                <w:b/>
                <w:bCs/>
              </w:rPr>
            </w:pPr>
            <w:r w:rsidRPr="00075E3F">
              <w:rPr>
                <w:b/>
                <w:bCs/>
              </w:rPr>
              <w:t>HRU averages</w:t>
            </w:r>
          </w:p>
        </w:tc>
        <w:tc>
          <w:tcPr>
            <w:tcW w:w="567" w:type="dxa"/>
            <w:tcBorders>
              <w:top w:val="single" w:sz="4" w:space="0" w:color="auto"/>
              <w:left w:val="double" w:sz="4" w:space="0" w:color="auto"/>
            </w:tcBorders>
            <w:shd w:val="clear" w:color="auto" w:fill="D9E2F3"/>
            <w:hideMark/>
          </w:tcPr>
          <w:p w14:paraId="32D5B48F" w14:textId="77777777" w:rsidR="00BA3A53" w:rsidRPr="009B4926" w:rsidRDefault="00BA3A53" w:rsidP="00AE2592">
            <w:r w:rsidRPr="009B4926">
              <w:t>878</w:t>
            </w:r>
          </w:p>
        </w:tc>
        <w:tc>
          <w:tcPr>
            <w:tcW w:w="567" w:type="dxa"/>
            <w:tcBorders>
              <w:top w:val="single" w:sz="4" w:space="0" w:color="auto"/>
            </w:tcBorders>
            <w:shd w:val="clear" w:color="auto" w:fill="D9E2F3"/>
            <w:hideMark/>
          </w:tcPr>
          <w:p w14:paraId="4B7C9C6D" w14:textId="77777777" w:rsidR="00BA3A53" w:rsidRPr="009B4926" w:rsidRDefault="00BA3A53" w:rsidP="00AE2592">
            <w:r w:rsidRPr="009B4926">
              <w:t>0.10</w:t>
            </w:r>
          </w:p>
        </w:tc>
        <w:tc>
          <w:tcPr>
            <w:tcW w:w="850" w:type="dxa"/>
            <w:tcBorders>
              <w:top w:val="single" w:sz="4" w:space="0" w:color="auto"/>
            </w:tcBorders>
            <w:shd w:val="clear" w:color="auto" w:fill="D9E2F3"/>
            <w:hideMark/>
          </w:tcPr>
          <w:p w14:paraId="0689F092" w14:textId="77777777" w:rsidR="00BA3A53" w:rsidRPr="009B4926" w:rsidRDefault="00BA3A53" w:rsidP="00AE2592">
            <w:r w:rsidRPr="009B4926">
              <w:t>0.2</w:t>
            </w:r>
          </w:p>
        </w:tc>
        <w:tc>
          <w:tcPr>
            <w:tcW w:w="709" w:type="dxa"/>
            <w:tcBorders>
              <w:top w:val="single" w:sz="4" w:space="0" w:color="auto"/>
            </w:tcBorders>
            <w:shd w:val="clear" w:color="auto" w:fill="D9E2F3"/>
            <w:hideMark/>
          </w:tcPr>
          <w:p w14:paraId="74DEC4E3" w14:textId="77777777" w:rsidR="00BA3A53" w:rsidRPr="009B4926" w:rsidRDefault="00BA3A53" w:rsidP="00AE2592">
            <w:r w:rsidRPr="009B4926">
              <w:t>0.2</w:t>
            </w:r>
          </w:p>
        </w:tc>
        <w:tc>
          <w:tcPr>
            <w:tcW w:w="567" w:type="dxa"/>
            <w:tcBorders>
              <w:top w:val="single" w:sz="4" w:space="0" w:color="auto"/>
            </w:tcBorders>
            <w:shd w:val="clear" w:color="auto" w:fill="D9E2F3"/>
            <w:hideMark/>
          </w:tcPr>
          <w:p w14:paraId="21342CFB" w14:textId="77777777" w:rsidR="00BA3A53" w:rsidRPr="009B4926" w:rsidRDefault="00BA3A53" w:rsidP="00AE2592">
            <w:r w:rsidRPr="009B4926">
              <w:t>0.3</w:t>
            </w:r>
          </w:p>
        </w:tc>
        <w:tc>
          <w:tcPr>
            <w:tcW w:w="709" w:type="dxa"/>
            <w:tcBorders>
              <w:top w:val="single" w:sz="4" w:space="0" w:color="auto"/>
              <w:right w:val="double" w:sz="4" w:space="0" w:color="auto"/>
            </w:tcBorders>
            <w:shd w:val="clear" w:color="auto" w:fill="D9E2F3"/>
            <w:hideMark/>
          </w:tcPr>
          <w:p w14:paraId="69AE5E0A" w14:textId="77777777" w:rsidR="00BA3A53" w:rsidRPr="009B4926" w:rsidRDefault="00BA3A53" w:rsidP="00AE2592">
            <w:r w:rsidRPr="009B4926">
              <w:t>26%</w:t>
            </w:r>
          </w:p>
        </w:tc>
        <w:tc>
          <w:tcPr>
            <w:tcW w:w="567" w:type="dxa"/>
            <w:tcBorders>
              <w:top w:val="single" w:sz="4" w:space="0" w:color="auto"/>
              <w:left w:val="double" w:sz="4" w:space="0" w:color="auto"/>
            </w:tcBorders>
            <w:shd w:val="clear" w:color="auto" w:fill="FBE4D5"/>
            <w:hideMark/>
          </w:tcPr>
          <w:p w14:paraId="615AA310" w14:textId="77777777" w:rsidR="00BA3A53" w:rsidRPr="009B4926" w:rsidRDefault="00BA3A53" w:rsidP="00AE2592">
            <w:r w:rsidRPr="009B4926">
              <w:t>878</w:t>
            </w:r>
          </w:p>
        </w:tc>
        <w:tc>
          <w:tcPr>
            <w:tcW w:w="708" w:type="dxa"/>
            <w:tcBorders>
              <w:top w:val="single" w:sz="4" w:space="0" w:color="auto"/>
            </w:tcBorders>
            <w:shd w:val="clear" w:color="auto" w:fill="FBE4D5"/>
            <w:hideMark/>
          </w:tcPr>
          <w:p w14:paraId="6D2E7932" w14:textId="77777777" w:rsidR="00BA3A53" w:rsidRPr="009B4926" w:rsidRDefault="00BA3A53" w:rsidP="00AE2592">
            <w:r w:rsidRPr="009B4926">
              <w:t>3.42</w:t>
            </w:r>
          </w:p>
        </w:tc>
        <w:tc>
          <w:tcPr>
            <w:tcW w:w="851" w:type="dxa"/>
            <w:tcBorders>
              <w:top w:val="single" w:sz="4" w:space="0" w:color="auto"/>
            </w:tcBorders>
            <w:shd w:val="clear" w:color="auto" w:fill="FBE4D5"/>
            <w:hideMark/>
          </w:tcPr>
          <w:p w14:paraId="2AEC71F2" w14:textId="77777777" w:rsidR="00BA3A53" w:rsidRPr="009B4926" w:rsidRDefault="00BA3A53" w:rsidP="00AE2592">
            <w:r w:rsidRPr="009B4926">
              <w:t>11.2</w:t>
            </w:r>
          </w:p>
        </w:tc>
        <w:tc>
          <w:tcPr>
            <w:tcW w:w="709" w:type="dxa"/>
            <w:tcBorders>
              <w:top w:val="single" w:sz="4" w:space="0" w:color="auto"/>
            </w:tcBorders>
            <w:shd w:val="clear" w:color="auto" w:fill="FBE4D5"/>
            <w:hideMark/>
          </w:tcPr>
          <w:p w14:paraId="4BDC1147" w14:textId="77777777" w:rsidR="00BA3A53" w:rsidRPr="009B4926" w:rsidRDefault="00BA3A53" w:rsidP="00AE2592">
            <w:r w:rsidRPr="009B4926">
              <w:t>11.9</w:t>
            </w:r>
          </w:p>
        </w:tc>
        <w:tc>
          <w:tcPr>
            <w:tcW w:w="708" w:type="dxa"/>
            <w:tcBorders>
              <w:top w:val="single" w:sz="4" w:space="0" w:color="auto"/>
            </w:tcBorders>
            <w:shd w:val="clear" w:color="auto" w:fill="FBE4D5"/>
            <w:hideMark/>
          </w:tcPr>
          <w:p w14:paraId="548FABC1" w14:textId="77777777" w:rsidR="00BA3A53" w:rsidRPr="009B4926" w:rsidRDefault="00BA3A53" w:rsidP="00AE2592">
            <w:r w:rsidRPr="009B4926">
              <w:t>26.1</w:t>
            </w:r>
          </w:p>
        </w:tc>
        <w:tc>
          <w:tcPr>
            <w:tcW w:w="709" w:type="dxa"/>
            <w:tcBorders>
              <w:top w:val="single" w:sz="4" w:space="0" w:color="auto"/>
            </w:tcBorders>
            <w:shd w:val="clear" w:color="auto" w:fill="FBE4D5"/>
            <w:hideMark/>
          </w:tcPr>
          <w:p w14:paraId="26BCF896" w14:textId="77777777" w:rsidR="00BA3A53" w:rsidRPr="009B4926" w:rsidRDefault="00BA3A53" w:rsidP="00AE2592">
            <w:r w:rsidRPr="009B4926">
              <w:t>54%</w:t>
            </w:r>
          </w:p>
        </w:tc>
      </w:tr>
    </w:tbl>
    <w:p w14:paraId="1483838E" w14:textId="77777777" w:rsidR="00524686" w:rsidRDefault="00524686"/>
    <w:sectPr w:rsidR="00524686">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Usuario" w:date="2026-03-16T19:05:00Z" w:initials="U">
    <w:p w14:paraId="020B42F8" w14:textId="77777777" w:rsidR="00BA3A53" w:rsidRDefault="00BA3A53" w:rsidP="00ED03F2">
      <w:pPr>
        <w:pStyle w:val="CommentText"/>
      </w:pPr>
      <w:r>
        <w:rPr>
          <w:rStyle w:val="CommentReference"/>
        </w:rPr>
        <w:annotationRef/>
      </w:r>
      <w:r>
        <w:t xml:space="preserve">Aquí puedes incluir algo de que Sierra Nevada es un Parque Natural Protegido … y que lo que se haga en Cubillas, puede afectar a la demanda de recursos hídricos procedentes de la Sierra!! O algo así. De esta forma ligas Cubillas con el Parque Natural y políticas de conservación!! Si quieres lo redacto yo .... </w:t>
      </w:r>
    </w:p>
  </w:comment>
  <w:comment w:id="3" w:author="Konstantin Pascal Walter" w:date="2026-04-23T18:19:00Z" w:initials="KW">
    <w:p w14:paraId="0514E37D" w14:textId="77777777" w:rsidR="00BA3A53" w:rsidRDefault="00BA3A53" w:rsidP="000A5CE0">
      <w:pPr>
        <w:pStyle w:val="CommentText"/>
      </w:pPr>
      <w:r>
        <w:rPr>
          <w:rStyle w:val="CommentReference"/>
        </w:rPr>
        <w:annotationRef/>
      </w:r>
      <w:r>
        <w:rPr>
          <w:lang w:val="es-ES"/>
        </w:rPr>
        <w:t xml:space="preserve">Si, seria optimal hacer el enlace hacia la conservación con mencionar el parque y sus </w:t>
      </w:r>
      <w:hyperlink r:id="rId1" w:history="1">
        <w:r w:rsidRPr="00475486">
          <w:rPr>
            <w:rStyle w:val="Hyperlink"/>
            <w:b/>
            <w:bCs/>
            <w:lang w:val="es-ES"/>
          </w:rPr>
          <w:t>Hábitats de Interés Comunitario (HIC)</w:t>
        </w:r>
      </w:hyperlink>
      <w:r>
        <w:rPr>
          <w:lang w:val="es-ES"/>
        </w:rPr>
        <w:t xml:space="preserve"> o mas tarde con lo de combatir la eutrofización de embalses.</w:t>
      </w:r>
    </w:p>
  </w:comment>
  <w:comment w:id="5" w:author="Usuario" w:date="2026-03-16T19:05:00Z" w:initials="U">
    <w:p w14:paraId="0D67D927" w14:textId="77777777" w:rsidR="00BA3A53" w:rsidRDefault="00BA3A53" w:rsidP="00BA3A53">
      <w:pPr>
        <w:pStyle w:val="CommentText"/>
      </w:pPr>
      <w:r>
        <w:rPr>
          <w:rStyle w:val="CommentReference"/>
        </w:rPr>
        <w:annotationRef/>
      </w:r>
      <w:r>
        <w:t xml:space="preserve">Need to be much more specific. There are land use maps, areas of irrigated agriculture within the system … and we can do a very detailed analysis. </w:t>
      </w:r>
    </w:p>
    <w:p w14:paraId="6402741D" w14:textId="77777777" w:rsidR="00BA3A53" w:rsidRDefault="00BA3A53">
      <w:pPr>
        <w:pStyle w:val="CommentText"/>
      </w:pPr>
    </w:p>
  </w:comment>
  <w:comment w:id="6" w:author="Usuario" w:date="2026-03-16T19:05:00Z" w:initials="U">
    <w:p w14:paraId="4D2D6E03" w14:textId="77777777" w:rsidR="00BA3A53" w:rsidRDefault="00BA3A53" w:rsidP="003758B4">
      <w:pPr>
        <w:pStyle w:val="CommentText"/>
      </w:pPr>
      <w:r>
        <w:rPr>
          <w:rStyle w:val="CommentReference"/>
        </w:rPr>
        <w:annotationRef/>
      </w:r>
      <w:r>
        <w:t xml:space="preserve">Check!!!! Please!!! </w:t>
      </w:r>
    </w:p>
  </w:comment>
  <w:comment w:id="7" w:author="Konstantin Pascal Walter" w:date="2026-04-23T18:58:00Z" w:initials="KW">
    <w:p w14:paraId="62E259C8" w14:textId="77777777" w:rsidR="00BA3A53" w:rsidRDefault="00BA3A53" w:rsidP="00711214">
      <w:pPr>
        <w:pStyle w:val="CommentText"/>
      </w:pPr>
      <w:r>
        <w:rPr>
          <w:rStyle w:val="CommentReference"/>
        </w:rPr>
        <w:annotationRef/>
      </w:r>
      <w:r>
        <w:rPr>
          <w:lang w:val="es-ES"/>
        </w:rPr>
        <w:t xml:space="preserve">Asi es, Mas quizas </w:t>
      </w:r>
      <w:r>
        <w:rPr>
          <w:b/>
          <w:bCs/>
          <w:lang w:val="es-ES"/>
        </w:rPr>
        <w:t>Cogollos Vega se podria considerar, pero no sé si son 80%</w:t>
      </w:r>
    </w:p>
  </w:comment>
  <w:comment w:id="11" w:author="Usuario" w:date="2026-03-16T19:05:00Z" w:initials="U">
    <w:p w14:paraId="209B2EB1" w14:textId="77777777" w:rsidR="00BA3A53" w:rsidRDefault="00BA3A53" w:rsidP="00262F7E">
      <w:pPr>
        <w:pStyle w:val="CommentText"/>
      </w:pPr>
      <w:r>
        <w:rPr>
          <w:rStyle w:val="CommentReference"/>
        </w:rPr>
        <w:annotationRef/>
      </w:r>
      <w:r>
        <w:t>NO está</w:t>
      </w:r>
    </w:p>
  </w:comment>
  <w:comment w:id="12" w:author="Usuario" w:date="2026-03-16T19:05:00Z" w:initials="U">
    <w:p w14:paraId="7C5AF864" w14:textId="77777777" w:rsidR="00BA3A53" w:rsidRDefault="00BA3A53" w:rsidP="00262F7E">
      <w:pPr>
        <w:pStyle w:val="CommentText"/>
      </w:pPr>
      <w:r>
        <w:rPr>
          <w:rStyle w:val="CommentReference"/>
        </w:rPr>
        <w:annotationRef/>
      </w:r>
      <w:r>
        <w:t>Esto de dónde sale???? Tiene algo que ver con el USLE cover and management factor????</w:t>
      </w:r>
    </w:p>
  </w:comment>
  <w:comment w:id="13" w:author="Usuario" w:date="2026-03-16T19:05:00Z" w:initials="U">
    <w:p w14:paraId="48F80818" w14:textId="77777777" w:rsidR="00BA3A53" w:rsidRDefault="00BA3A53" w:rsidP="00262F7E">
      <w:pPr>
        <w:pStyle w:val="CommentText"/>
      </w:pPr>
      <w:r>
        <w:rPr>
          <w:rStyle w:val="CommentReference"/>
        </w:rPr>
        <w:annotationRef/>
      </w:r>
      <w:r>
        <w:t>Estais calibradndo o haciendo análisis de incertidubmre?</w:t>
      </w:r>
    </w:p>
  </w:comment>
  <w:comment w:id="34" w:author="Konstantin Pascal Walter" w:date="2026-05-05T00:10:00Z" w:initials="KW">
    <w:p w14:paraId="6E5B4C9E" w14:textId="77777777" w:rsidR="00BA3A53" w:rsidRDefault="00BA3A53" w:rsidP="004206D3">
      <w:pPr>
        <w:pStyle w:val="CommentText"/>
      </w:pPr>
      <w:r>
        <w:rPr>
          <w:rStyle w:val="CommentReference"/>
        </w:rPr>
        <w:annotationRef/>
      </w:r>
      <w:r>
        <w:t>WHEN? In what format?</w:t>
      </w:r>
    </w:p>
  </w:comment>
  <w:comment w:id="35" w:author="Konstantin Pascal Walter" w:date="2026-05-04T23:55:00Z" w:initials="KW">
    <w:p w14:paraId="3F9749AD" w14:textId="77777777" w:rsidR="00BA3A53" w:rsidRDefault="00BA3A53" w:rsidP="00797B5C">
      <w:pPr>
        <w:pStyle w:val="CommentText"/>
      </w:pPr>
      <w:r>
        <w:rPr>
          <w:rStyle w:val="CommentReference"/>
        </w:rPr>
        <w:annotationRef/>
      </w:r>
      <w:r>
        <w:rPr>
          <w:lang w:val="es-ES"/>
        </w:rPr>
        <w:t>This might be a good map to add the “trasvases”. But I forgot where I can find them, can you give me a tip? Not sure about usos, riegeo, etc.</w:t>
      </w:r>
    </w:p>
  </w:comment>
  <w:comment w:id="36" w:author="Konstantin Pascal Walter" w:date="2026-05-06T10:47:00Z" w:initials="KW">
    <w:p w14:paraId="29F24A7D" w14:textId="77777777" w:rsidR="00BA3A53" w:rsidRDefault="00BA3A53" w:rsidP="00B33D0E">
      <w:pPr>
        <w:pStyle w:val="CommentText"/>
      </w:pPr>
      <w:r>
        <w:rPr>
          <w:rStyle w:val="CommentReference"/>
        </w:rPr>
        <w:annotationRef/>
      </w:r>
      <w:r>
        <w:rPr>
          <w:lang w:val="es-ES"/>
        </w:rPr>
        <w:t>Was it Conduccion, Canalizacion, or Canal Artificial of the Hidrografia folder?</w:t>
      </w:r>
    </w:p>
  </w:comment>
  <w:comment w:id="39" w:author="Usuario" w:date="2026-03-16T19:05:00Z" w:initials="U">
    <w:p w14:paraId="4F2072AE" w14:textId="77777777" w:rsidR="00BA3A53" w:rsidRDefault="00BA3A53">
      <w:pPr>
        <w:pStyle w:val="CommentText"/>
      </w:pPr>
      <w:r>
        <w:rPr>
          <w:rStyle w:val="CommentReference"/>
        </w:rPr>
        <w:annotationRef/>
      </w:r>
      <w:r>
        <w:t>No he revisado el texto de esta parte!! Creo que todo esto lo estamos diciendo arriba ya … pero no está mal incluir este texto para RESUMIR fuents de incertidumbre</w:t>
      </w:r>
    </w:p>
  </w:comment>
  <w:comment w:id="40" w:author="Konstantin Pascal Walter" w:date="2026-05-06T12:42:00Z" w:initials="KW">
    <w:p w14:paraId="2ADC4BD0" w14:textId="77777777" w:rsidR="00BA3A53" w:rsidRDefault="00BA3A53" w:rsidP="00572353">
      <w:pPr>
        <w:pStyle w:val="CommentText"/>
      </w:pPr>
      <w:r>
        <w:rPr>
          <w:rStyle w:val="CommentReference"/>
        </w:rPr>
        <w:annotationRef/>
      </w:r>
      <w:r>
        <w:rPr>
          <w:lang w:val="es-ES"/>
        </w:rPr>
        <w:t>While in the doc it says for agricultural land swat defaults to 25 mg/kg, in our HRU files this did not happen. All are 5mg. Maybe one would have to tell SWAT somewhere which HRUS are agricultural explicitly.</w:t>
      </w:r>
    </w:p>
  </w:comment>
  <w:comment w:id="44" w:author="Konstantin Pascal Walter" w:date="2026-05-06T13:06:00Z" w:initials="KW">
    <w:p w14:paraId="605532CB" w14:textId="77777777" w:rsidR="00BA3A53" w:rsidRDefault="00BA3A53" w:rsidP="009B5946">
      <w:pPr>
        <w:pStyle w:val="CommentText"/>
      </w:pPr>
      <w:r>
        <w:rPr>
          <w:rStyle w:val="CommentReference"/>
        </w:rPr>
        <w:annotationRef/>
      </w:r>
      <w:r>
        <w:rPr>
          <w:lang w:val="es-ES"/>
        </w:rPr>
        <w:t>Could not finde via DOI</w:t>
      </w:r>
    </w:p>
  </w:comment>
  <w:comment w:id="47" w:author="Konstantin Pascal Walter" w:date="2026-05-07T19:35:00Z" w:initials="KW">
    <w:p w14:paraId="3F8A737B" w14:textId="77777777" w:rsidR="00BA3A53" w:rsidRDefault="00BA3A53" w:rsidP="00D7042B">
      <w:pPr>
        <w:pStyle w:val="CommentText"/>
      </w:pPr>
      <w:r>
        <w:rPr>
          <w:rStyle w:val="CommentReference"/>
        </w:rPr>
        <w:annotationRef/>
      </w:r>
      <w:r>
        <w:rPr>
          <w:lang w:val="es-ES"/>
        </w:rPr>
        <w:t xml:space="preserve"> was unsure here as well which parts to put into Model setup (chapter 2.4), Pipeline (2.5) or Appendice and which into results, i feel like they are best understood together. </w:t>
      </w:r>
    </w:p>
  </w:comment>
  <w:comment w:id="49" w:author="Konstantin Pascal Walter" w:date="2026-05-04T14:45:00Z" w:initials="KW">
    <w:p w14:paraId="3D7D1871" w14:textId="77777777" w:rsidR="00BA3A53" w:rsidRDefault="00BA3A53" w:rsidP="00D7042B">
      <w:pPr>
        <w:pStyle w:val="CommentText"/>
      </w:pPr>
      <w:r>
        <w:rPr>
          <w:rStyle w:val="CommentReference"/>
        </w:rPr>
        <w:annotationRef/>
      </w:r>
      <w:r>
        <w:rPr>
          <w:lang w:val="es-ES"/>
        </w:rPr>
        <w:t>I was unsure here as well which parts to put into Model setup (chapter 2.4), Pipeline (2.5) or Appendice and which into results, i feel like they are best understood together.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0B42F8" w15:done="0"/>
  <w15:commentEx w15:paraId="0514E37D" w15:paraIdParent="020B42F8" w15:done="0"/>
  <w15:commentEx w15:paraId="6402741D" w15:done="0"/>
  <w15:commentEx w15:paraId="4D2D6E03" w15:done="0"/>
  <w15:commentEx w15:paraId="62E259C8" w15:paraIdParent="4D2D6E03" w15:done="0"/>
  <w15:commentEx w15:paraId="209B2EB1" w15:done="0"/>
  <w15:commentEx w15:paraId="7C5AF864" w15:done="0"/>
  <w15:commentEx w15:paraId="48F80818" w15:done="0"/>
  <w15:commentEx w15:paraId="6E5B4C9E" w15:done="0"/>
  <w15:commentEx w15:paraId="3F9749AD" w15:done="0"/>
  <w15:commentEx w15:paraId="29F24A7D" w15:paraIdParent="3F9749AD" w15:done="0"/>
  <w15:commentEx w15:paraId="4F2072AE" w15:done="0"/>
  <w15:commentEx w15:paraId="2ADC4BD0" w15:done="0"/>
  <w15:commentEx w15:paraId="605532CB" w15:done="0"/>
  <w15:commentEx w15:paraId="3F8A737B" w15:done="0"/>
  <w15:commentEx w15:paraId="3D7D187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825CD3" w16cex:dateUtc="2026-04-23T16:19:00Z"/>
  <w16cex:commentExtensible w16cex:durableId="2C4DCF3A" w16cex:dateUtc="2026-04-23T16:58:00Z"/>
  <w16cex:commentExtensible w16cex:durableId="5B42ED62" w16cex:dateUtc="2026-05-04T22:10:00Z"/>
  <w16cex:commentExtensible w16cex:durableId="48DD2E5D" w16cex:dateUtc="2026-05-04T21:55:00Z"/>
  <w16cex:commentExtensible w16cex:durableId="4B45471E" w16cex:dateUtc="2026-05-06T08:47:00Z"/>
  <w16cex:commentExtensible w16cex:durableId="37771271" w16cex:dateUtc="2026-05-06T10:42:00Z"/>
  <w16cex:commentExtensible w16cex:durableId="1B97DEBF" w16cex:dateUtc="2026-05-06T11:06:00Z"/>
  <w16cex:commentExtensible w16cex:durableId="39F2AA01" w16cex:dateUtc="2026-05-07T17:3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0B42F8" w16cid:durableId="2D50623F"/>
  <w16cid:commentId w16cid:paraId="0514E37D" w16cid:durableId="70825CD3"/>
  <w16cid:commentId w16cid:paraId="6402741D" w16cid:durableId="2D5061CA"/>
  <w16cid:commentId w16cid:paraId="4D2D6E03" w16cid:durableId="2D5061AB"/>
  <w16cid:commentId w16cid:paraId="62E259C8" w16cid:durableId="2C4DCF3A"/>
  <w16cid:commentId w16cid:paraId="209B2EB1" w16cid:durableId="2D5928FE"/>
  <w16cid:commentId w16cid:paraId="7C5AF864" w16cid:durableId="2D592944"/>
  <w16cid:commentId w16cid:paraId="48F80818" w16cid:durableId="2D5AE165"/>
  <w16cid:commentId w16cid:paraId="6E5B4C9E" w16cid:durableId="5B42ED62"/>
  <w16cid:commentId w16cid:paraId="3F9749AD" w16cid:durableId="48DD2E5D"/>
  <w16cid:commentId w16cid:paraId="29F24A7D" w16cid:durableId="4B45471E"/>
  <w16cid:commentId w16cid:paraId="4F2072AE" w16cid:durableId="2D62D0E0"/>
  <w16cid:commentId w16cid:paraId="2ADC4BD0" w16cid:durableId="37771271"/>
  <w16cid:commentId w16cid:paraId="605532CB" w16cid:durableId="1B97DEBF"/>
  <w16cid:commentId w16cid:paraId="3F8A737B" w16cid:durableId="39F2AA01"/>
  <w16cid:commentId w16cid:paraId="3D7D1871" w16cid:durableId="5A9F155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E4777"/>
    <w:multiLevelType w:val="multilevel"/>
    <w:tmpl w:val="DC5E9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771E8"/>
    <w:multiLevelType w:val="multilevel"/>
    <w:tmpl w:val="26889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C0678"/>
    <w:multiLevelType w:val="multilevel"/>
    <w:tmpl w:val="C97C5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47AAC"/>
    <w:multiLevelType w:val="multilevel"/>
    <w:tmpl w:val="D8887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711A77"/>
    <w:multiLevelType w:val="hybridMultilevel"/>
    <w:tmpl w:val="55D2D7F6"/>
    <w:lvl w:ilvl="0" w:tplc="CC9CF9AE">
      <w:start w:val="4"/>
      <w:numFmt w:val="bullet"/>
      <w:lvlText w:val="-"/>
      <w:lvlJc w:val="left"/>
      <w:pPr>
        <w:ind w:left="720" w:hanging="360"/>
      </w:pPr>
      <w:rPr>
        <w:rFonts w:ascii="Calibri" w:eastAsiaTheme="maj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86F4B43"/>
    <w:multiLevelType w:val="multilevel"/>
    <w:tmpl w:val="1F1A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E90445"/>
    <w:multiLevelType w:val="multilevel"/>
    <w:tmpl w:val="148A4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5414FB"/>
    <w:multiLevelType w:val="multilevel"/>
    <w:tmpl w:val="0C183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51775E"/>
    <w:multiLevelType w:val="multilevel"/>
    <w:tmpl w:val="6A12D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C02CFA"/>
    <w:multiLevelType w:val="multilevel"/>
    <w:tmpl w:val="573CE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5034A51"/>
    <w:multiLevelType w:val="hybridMultilevel"/>
    <w:tmpl w:val="05B65800"/>
    <w:lvl w:ilvl="0" w:tplc="D90C1976">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7B370B0"/>
    <w:multiLevelType w:val="multilevel"/>
    <w:tmpl w:val="B01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290AEC"/>
    <w:multiLevelType w:val="multilevel"/>
    <w:tmpl w:val="7616A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4C1B40"/>
    <w:multiLevelType w:val="multilevel"/>
    <w:tmpl w:val="38F0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DE0813"/>
    <w:multiLevelType w:val="multilevel"/>
    <w:tmpl w:val="C46C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C755C"/>
    <w:multiLevelType w:val="hybridMultilevel"/>
    <w:tmpl w:val="6CEE4EB6"/>
    <w:lvl w:ilvl="0" w:tplc="A366FF8C">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E261894"/>
    <w:multiLevelType w:val="multilevel"/>
    <w:tmpl w:val="5B24F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91060F"/>
    <w:multiLevelType w:val="multilevel"/>
    <w:tmpl w:val="1820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F13CC"/>
    <w:multiLevelType w:val="hybridMultilevel"/>
    <w:tmpl w:val="DC36A898"/>
    <w:lvl w:ilvl="0" w:tplc="28FCCAF0">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79C161A"/>
    <w:multiLevelType w:val="multilevel"/>
    <w:tmpl w:val="24F66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362B1"/>
    <w:multiLevelType w:val="multilevel"/>
    <w:tmpl w:val="FE24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9D68F1"/>
    <w:multiLevelType w:val="multilevel"/>
    <w:tmpl w:val="667C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77D0D"/>
    <w:multiLevelType w:val="multilevel"/>
    <w:tmpl w:val="524C9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E4C3A39"/>
    <w:multiLevelType w:val="hybridMultilevel"/>
    <w:tmpl w:val="B4B61F96"/>
    <w:lvl w:ilvl="0" w:tplc="9A4A964E">
      <w:start w:val="92"/>
      <w:numFmt w:val="bullet"/>
      <w:lvlText w:val="-"/>
      <w:lvlJc w:val="left"/>
      <w:pPr>
        <w:ind w:left="720" w:hanging="360"/>
      </w:pPr>
      <w:rPr>
        <w:rFonts w:ascii="Georgia" w:eastAsiaTheme="minorHAnsi" w:hAnsi="Georg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F212435"/>
    <w:multiLevelType w:val="multilevel"/>
    <w:tmpl w:val="AC62A780"/>
    <w:lvl w:ilvl="0">
      <w:start w:val="1"/>
      <w:numFmt w:val="decimal"/>
      <w:lvlText w:val="%1"/>
      <w:lvlJc w:val="left"/>
      <w:pPr>
        <w:ind w:left="1567" w:hanging="432"/>
      </w:pPr>
      <w:rPr>
        <w:rFonts w:hint="default"/>
      </w:rPr>
    </w:lvl>
    <w:lvl w:ilvl="1">
      <w:start w:val="1"/>
      <w:numFmt w:val="upperLetter"/>
      <w:lvlRestart w:val="0"/>
      <w:pStyle w:val="Appen1"/>
      <w:lvlText w:val="%2"/>
      <w:lvlJc w:val="left"/>
      <w:pPr>
        <w:ind w:left="1286" w:hanging="576"/>
      </w:pPr>
      <w:rPr>
        <w:rFonts w:hint="default"/>
      </w:rPr>
    </w:lvl>
    <w:lvl w:ilvl="2">
      <w:start w:val="1"/>
      <w:numFmt w:val="decimal"/>
      <w:pStyle w:val="Append2"/>
      <w:lvlText w:val="%2.%3"/>
      <w:lvlJc w:val="left"/>
      <w:pPr>
        <w:ind w:left="720" w:hanging="720"/>
      </w:pPr>
      <w:rPr>
        <w:rFonts w:hint="default"/>
      </w:rPr>
    </w:lvl>
    <w:lvl w:ilvl="3">
      <w:start w:val="1"/>
      <w:numFmt w:val="decimal"/>
      <w:lvlText w:val="%1.%2.%3.%4"/>
      <w:lvlJc w:val="left"/>
      <w:pPr>
        <w:ind w:left="1856"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5" w15:restartNumberingAfterBreak="0">
    <w:nsid w:val="42BC6EB5"/>
    <w:multiLevelType w:val="multilevel"/>
    <w:tmpl w:val="C7687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F54FD5"/>
    <w:multiLevelType w:val="multilevel"/>
    <w:tmpl w:val="BBAE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E07D3"/>
    <w:multiLevelType w:val="hybridMultilevel"/>
    <w:tmpl w:val="4D1CB37A"/>
    <w:lvl w:ilvl="0" w:tplc="C4CA24AC">
      <w:start w:val="1"/>
      <w:numFmt w:val="decimal"/>
      <w:lvlText w:val="%1."/>
      <w:lvlJc w:val="left"/>
      <w:pPr>
        <w:ind w:left="720" w:hanging="360"/>
      </w:pPr>
      <w:rPr>
        <w:rFonts w:ascii="Georgia" w:hAnsi="Georgia"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44C5049"/>
    <w:multiLevelType w:val="multilevel"/>
    <w:tmpl w:val="9FFA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4C45D2"/>
    <w:multiLevelType w:val="multilevel"/>
    <w:tmpl w:val="A24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9364B9"/>
    <w:multiLevelType w:val="multilevel"/>
    <w:tmpl w:val="9852FFB8"/>
    <w:lvl w:ilvl="0">
      <w:start w:val="1"/>
      <w:numFmt w:val="decimal"/>
      <w:lvlText w:val="%1."/>
      <w:lvlJc w:val="left"/>
      <w:pPr>
        <w:tabs>
          <w:tab w:val="num" w:pos="720"/>
        </w:tabs>
        <w:ind w:left="720" w:hanging="360"/>
      </w:pPr>
    </w:lvl>
    <w:lvl w:ilvl="1">
      <w:start w:val="14"/>
      <w:numFmt w:val="bullet"/>
      <w:lvlText w:val="-"/>
      <w:lvlJc w:val="left"/>
      <w:pPr>
        <w:ind w:left="1440" w:hanging="360"/>
      </w:pPr>
      <w:rPr>
        <w:rFonts w:ascii="Calibri" w:eastAsiaTheme="minorHAnsi" w:hAnsi="Calibri" w:cs="Calibri"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C60D67"/>
    <w:multiLevelType w:val="multilevel"/>
    <w:tmpl w:val="CB62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476736"/>
    <w:multiLevelType w:val="hybridMultilevel"/>
    <w:tmpl w:val="7C44AC98"/>
    <w:lvl w:ilvl="0" w:tplc="D83864C0">
      <w:start w:val="92"/>
      <w:numFmt w:val="bullet"/>
      <w:lvlText w:val="-"/>
      <w:lvlJc w:val="left"/>
      <w:pPr>
        <w:ind w:left="720" w:hanging="360"/>
      </w:pPr>
      <w:rPr>
        <w:rFonts w:ascii="Georgia" w:eastAsiaTheme="minorHAnsi" w:hAnsi="Georgia"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4DBA0E3D"/>
    <w:multiLevelType w:val="multilevel"/>
    <w:tmpl w:val="B800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6421A8"/>
    <w:multiLevelType w:val="multilevel"/>
    <w:tmpl w:val="C02E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0DA49FE"/>
    <w:multiLevelType w:val="multilevel"/>
    <w:tmpl w:val="B3B4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B51142"/>
    <w:multiLevelType w:val="multilevel"/>
    <w:tmpl w:val="87D8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64293E"/>
    <w:multiLevelType w:val="hybridMultilevel"/>
    <w:tmpl w:val="4DA074DE"/>
    <w:lvl w:ilvl="0" w:tplc="FFFFFFFF">
      <w:start w:val="1"/>
      <w:numFmt w:val="decimal"/>
      <w:lvlText w:val="%1."/>
      <w:lvlJc w:val="left"/>
      <w:pPr>
        <w:ind w:left="1068" w:hanging="360"/>
      </w:pPr>
    </w:lvl>
    <w:lvl w:ilvl="1" w:tplc="FA36739E">
      <w:start w:val="1"/>
      <w:numFmt w:val="decimal"/>
      <w:lvlText w:val="%2."/>
      <w:lvlJc w:val="left"/>
      <w:pPr>
        <w:ind w:left="1788" w:hanging="360"/>
      </w:pPr>
      <w:rPr>
        <w:rFonts w:ascii="Times New Roman" w:eastAsia="Times New Roman" w:hAnsi="Times New Roman" w:cs="Times New Roman"/>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38" w15:restartNumberingAfterBreak="0">
    <w:nsid w:val="69FE7D20"/>
    <w:multiLevelType w:val="multilevel"/>
    <w:tmpl w:val="F6F4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E341D1"/>
    <w:multiLevelType w:val="multilevel"/>
    <w:tmpl w:val="7142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8A40DB"/>
    <w:multiLevelType w:val="hybridMultilevel"/>
    <w:tmpl w:val="09E616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420402"/>
    <w:multiLevelType w:val="hybridMultilevel"/>
    <w:tmpl w:val="A4DC03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E30133"/>
    <w:multiLevelType w:val="multilevel"/>
    <w:tmpl w:val="430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2B3674"/>
    <w:multiLevelType w:val="multilevel"/>
    <w:tmpl w:val="6BF04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B75120"/>
    <w:multiLevelType w:val="hybridMultilevel"/>
    <w:tmpl w:val="235C09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F506A04"/>
    <w:multiLevelType w:val="hybridMultilevel"/>
    <w:tmpl w:val="91A0539A"/>
    <w:lvl w:ilvl="0" w:tplc="4C6E873C">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61452639">
    <w:abstractNumId w:val="15"/>
  </w:num>
  <w:num w:numId="2" w16cid:durableId="1781416343">
    <w:abstractNumId w:val="40"/>
  </w:num>
  <w:num w:numId="3" w16cid:durableId="1042367721">
    <w:abstractNumId w:val="41"/>
  </w:num>
  <w:num w:numId="4" w16cid:durableId="56364771">
    <w:abstractNumId w:val="30"/>
  </w:num>
  <w:num w:numId="5" w16cid:durableId="887956838">
    <w:abstractNumId w:val="37"/>
  </w:num>
  <w:num w:numId="6" w16cid:durableId="294914653">
    <w:abstractNumId w:val="9"/>
  </w:num>
  <w:num w:numId="7" w16cid:durableId="931087997">
    <w:abstractNumId w:val="35"/>
  </w:num>
  <w:num w:numId="8" w16cid:durableId="142745412">
    <w:abstractNumId w:val="28"/>
  </w:num>
  <w:num w:numId="9" w16cid:durableId="655843017">
    <w:abstractNumId w:val="12"/>
  </w:num>
  <w:num w:numId="10" w16cid:durableId="1340086560">
    <w:abstractNumId w:val="31"/>
  </w:num>
  <w:num w:numId="11" w16cid:durableId="1344282021">
    <w:abstractNumId w:val="3"/>
  </w:num>
  <w:num w:numId="12" w16cid:durableId="98181384">
    <w:abstractNumId w:val="5"/>
  </w:num>
  <w:num w:numId="13" w16cid:durableId="1301809460">
    <w:abstractNumId w:val="42"/>
  </w:num>
  <w:num w:numId="14" w16cid:durableId="1055154313">
    <w:abstractNumId w:val="33"/>
  </w:num>
  <w:num w:numId="15" w16cid:durableId="1697389806">
    <w:abstractNumId w:val="11"/>
  </w:num>
  <w:num w:numId="16" w16cid:durableId="1515143171">
    <w:abstractNumId w:val="8"/>
  </w:num>
  <w:num w:numId="17" w16cid:durableId="1625307176">
    <w:abstractNumId w:val="36"/>
  </w:num>
  <w:num w:numId="18" w16cid:durableId="2088839821">
    <w:abstractNumId w:val="18"/>
  </w:num>
  <w:num w:numId="19" w16cid:durableId="681054771">
    <w:abstractNumId w:val="1"/>
  </w:num>
  <w:num w:numId="20" w16cid:durableId="216209678">
    <w:abstractNumId w:val="22"/>
  </w:num>
  <w:num w:numId="21" w16cid:durableId="473988160">
    <w:abstractNumId w:val="0"/>
  </w:num>
  <w:num w:numId="22" w16cid:durableId="2041855663">
    <w:abstractNumId w:val="43"/>
  </w:num>
  <w:num w:numId="23" w16cid:durableId="763110924">
    <w:abstractNumId w:val="7"/>
  </w:num>
  <w:num w:numId="24" w16cid:durableId="1541553820">
    <w:abstractNumId w:val="45"/>
  </w:num>
  <w:num w:numId="25" w16cid:durableId="332415182">
    <w:abstractNumId w:val="4"/>
  </w:num>
  <w:num w:numId="26" w16cid:durableId="118837856">
    <w:abstractNumId w:val="10"/>
  </w:num>
  <w:num w:numId="27" w16cid:durableId="1883516610">
    <w:abstractNumId w:val="14"/>
  </w:num>
  <w:num w:numId="28" w16cid:durableId="1074014156">
    <w:abstractNumId w:val="29"/>
  </w:num>
  <w:num w:numId="29" w16cid:durableId="555090698">
    <w:abstractNumId w:val="24"/>
  </w:num>
  <w:num w:numId="30" w16cid:durableId="1890218377">
    <w:abstractNumId w:val="21"/>
  </w:num>
  <w:num w:numId="31" w16cid:durableId="1909074874">
    <w:abstractNumId w:val="13"/>
  </w:num>
  <w:num w:numId="32" w16cid:durableId="881329432">
    <w:abstractNumId w:val="19"/>
  </w:num>
  <w:num w:numId="33" w16cid:durableId="133332111">
    <w:abstractNumId w:val="6"/>
  </w:num>
  <w:num w:numId="34" w16cid:durableId="138059367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080059068">
    <w:abstractNumId w:val="16"/>
  </w:num>
  <w:num w:numId="36" w16cid:durableId="1357578663">
    <w:abstractNumId w:val="38"/>
  </w:num>
  <w:num w:numId="37" w16cid:durableId="1654021021">
    <w:abstractNumId w:val="39"/>
  </w:num>
  <w:num w:numId="38" w16cid:durableId="394978">
    <w:abstractNumId w:val="23"/>
  </w:num>
  <w:num w:numId="39" w16cid:durableId="1517384067">
    <w:abstractNumId w:val="32"/>
  </w:num>
  <w:num w:numId="40" w16cid:durableId="1347710791">
    <w:abstractNumId w:val="2"/>
  </w:num>
  <w:num w:numId="41" w16cid:durableId="462773265">
    <w:abstractNumId w:val="26"/>
  </w:num>
  <w:num w:numId="42" w16cid:durableId="1125154403">
    <w:abstractNumId w:val="20"/>
  </w:num>
  <w:num w:numId="43" w16cid:durableId="994184796">
    <w:abstractNumId w:val="25"/>
  </w:num>
  <w:num w:numId="44" w16cid:durableId="51276129">
    <w:abstractNumId w:val="17"/>
  </w:num>
  <w:num w:numId="45" w16cid:durableId="1866944536">
    <w:abstractNumId w:val="44"/>
  </w:num>
  <w:num w:numId="46" w16cid:durableId="1843273562">
    <w:abstractNumId w:val="34"/>
  </w:num>
  <w:num w:numId="47" w16cid:durableId="65037945">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nstantin Pascal Walter">
    <w15:presenceInfo w15:providerId="AD" w15:userId="S::konstantinpascal.walter@alu.uhu.es::de6101e4-eb12-4803-9c4a-96cbcbf42ef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53"/>
    <w:rsid w:val="002C0619"/>
    <w:rsid w:val="00361157"/>
    <w:rsid w:val="00524686"/>
    <w:rsid w:val="005C5D00"/>
    <w:rsid w:val="006667B6"/>
    <w:rsid w:val="00A143D9"/>
    <w:rsid w:val="00B6472E"/>
    <w:rsid w:val="00BA3A53"/>
    <w:rsid w:val="00D52D29"/>
    <w:rsid w:val="00DC3D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CE55D"/>
  <w15:chartTrackingRefBased/>
  <w15:docId w15:val="{5B59BEC3-178D-4755-90D3-65DB54E18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A53"/>
    <w:pPr>
      <w:spacing w:after="200" w:line="276" w:lineRule="auto"/>
    </w:pPr>
    <w:rPr>
      <w:sz w:val="22"/>
      <w:szCs w:val="22"/>
      <w:lang w:val="en-GB"/>
    </w:rPr>
  </w:style>
  <w:style w:type="paragraph" w:styleId="Heading1">
    <w:name w:val="heading 1"/>
    <w:basedOn w:val="Normal"/>
    <w:next w:val="Normal"/>
    <w:link w:val="Heading1Char"/>
    <w:uiPriority w:val="9"/>
    <w:qFormat/>
    <w:rsid w:val="00BA3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3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BA3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BA3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BA3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BA3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BA3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A3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A53"/>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BA3A53"/>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BA3A53"/>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BA3A53"/>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BA3A53"/>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rsid w:val="00BA3A53"/>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rsid w:val="00BA3A53"/>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rsid w:val="00BA3A53"/>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rsid w:val="00BA3A53"/>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BA3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A53"/>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BA3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A53"/>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BA3A53"/>
    <w:pPr>
      <w:spacing w:before="160"/>
      <w:jc w:val="center"/>
    </w:pPr>
    <w:rPr>
      <w:i/>
      <w:iCs/>
      <w:color w:val="404040" w:themeColor="text1" w:themeTint="BF"/>
    </w:rPr>
  </w:style>
  <w:style w:type="character" w:customStyle="1" w:styleId="QuoteChar">
    <w:name w:val="Quote Char"/>
    <w:basedOn w:val="DefaultParagraphFont"/>
    <w:link w:val="Quote"/>
    <w:uiPriority w:val="29"/>
    <w:rsid w:val="00BA3A53"/>
    <w:rPr>
      <w:i/>
      <w:iCs/>
      <w:color w:val="404040" w:themeColor="text1" w:themeTint="BF"/>
      <w:lang w:val="en-GB"/>
    </w:rPr>
  </w:style>
  <w:style w:type="paragraph" w:styleId="ListParagraph">
    <w:name w:val="List Paragraph"/>
    <w:basedOn w:val="Normal"/>
    <w:uiPriority w:val="34"/>
    <w:qFormat/>
    <w:rsid w:val="00BA3A53"/>
    <w:pPr>
      <w:ind w:left="720"/>
      <w:contextualSpacing/>
    </w:pPr>
  </w:style>
  <w:style w:type="character" w:styleId="IntenseEmphasis">
    <w:name w:val="Intense Emphasis"/>
    <w:basedOn w:val="DefaultParagraphFont"/>
    <w:uiPriority w:val="21"/>
    <w:qFormat/>
    <w:rsid w:val="00BA3A53"/>
    <w:rPr>
      <w:i/>
      <w:iCs/>
      <w:color w:val="0F4761" w:themeColor="accent1" w:themeShade="BF"/>
    </w:rPr>
  </w:style>
  <w:style w:type="paragraph" w:styleId="IntenseQuote">
    <w:name w:val="Intense Quote"/>
    <w:basedOn w:val="Normal"/>
    <w:next w:val="Normal"/>
    <w:link w:val="IntenseQuoteChar"/>
    <w:uiPriority w:val="30"/>
    <w:qFormat/>
    <w:rsid w:val="00BA3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A53"/>
    <w:rPr>
      <w:i/>
      <w:iCs/>
      <w:color w:val="0F4761" w:themeColor="accent1" w:themeShade="BF"/>
      <w:lang w:val="en-GB"/>
    </w:rPr>
  </w:style>
  <w:style w:type="character" w:styleId="IntenseReference">
    <w:name w:val="Intense Reference"/>
    <w:basedOn w:val="DefaultParagraphFont"/>
    <w:uiPriority w:val="32"/>
    <w:qFormat/>
    <w:rsid w:val="00BA3A53"/>
    <w:rPr>
      <w:b/>
      <w:bCs/>
      <w:smallCaps/>
      <w:color w:val="0F4761" w:themeColor="accent1" w:themeShade="BF"/>
      <w:spacing w:val="5"/>
    </w:rPr>
  </w:style>
  <w:style w:type="paragraph" w:styleId="Bibliography">
    <w:name w:val="Bibliography"/>
    <w:basedOn w:val="Normal"/>
    <w:next w:val="Normal"/>
    <w:uiPriority w:val="37"/>
    <w:unhideWhenUsed/>
    <w:rsid w:val="00BA3A53"/>
    <w:pPr>
      <w:spacing w:after="0" w:line="480" w:lineRule="auto"/>
      <w:ind w:left="720" w:hanging="720"/>
    </w:pPr>
  </w:style>
  <w:style w:type="paragraph" w:styleId="TOC1">
    <w:name w:val="toc 1"/>
    <w:basedOn w:val="Normal"/>
    <w:next w:val="Normal"/>
    <w:autoRedefine/>
    <w:uiPriority w:val="39"/>
    <w:unhideWhenUsed/>
    <w:rsid w:val="00BA3A53"/>
    <w:pPr>
      <w:tabs>
        <w:tab w:val="left" w:pos="440"/>
        <w:tab w:val="right" w:leader="dot" w:pos="9062"/>
      </w:tabs>
      <w:spacing w:after="100"/>
    </w:pPr>
    <w:rPr>
      <w:b/>
      <w:bCs/>
      <w:sz w:val="24"/>
      <w:szCs w:val="24"/>
    </w:rPr>
  </w:style>
  <w:style w:type="character" w:styleId="Hyperlink">
    <w:name w:val="Hyperlink"/>
    <w:basedOn w:val="DefaultParagraphFont"/>
    <w:uiPriority w:val="99"/>
    <w:unhideWhenUsed/>
    <w:rsid w:val="00BA3A53"/>
    <w:rPr>
      <w:color w:val="467886" w:themeColor="hyperlink"/>
      <w:u w:val="single"/>
    </w:rPr>
  </w:style>
  <w:style w:type="paragraph" w:styleId="TOC2">
    <w:name w:val="toc 2"/>
    <w:basedOn w:val="Normal"/>
    <w:next w:val="Normal"/>
    <w:autoRedefine/>
    <w:uiPriority w:val="39"/>
    <w:unhideWhenUsed/>
    <w:rsid w:val="00BA3A53"/>
    <w:pPr>
      <w:spacing w:after="100"/>
      <w:ind w:left="220"/>
    </w:pPr>
  </w:style>
  <w:style w:type="paragraph" w:styleId="TOC3">
    <w:name w:val="toc 3"/>
    <w:basedOn w:val="Normal"/>
    <w:next w:val="Normal"/>
    <w:autoRedefine/>
    <w:uiPriority w:val="39"/>
    <w:unhideWhenUsed/>
    <w:rsid w:val="00BA3A53"/>
    <w:pPr>
      <w:spacing w:after="100"/>
      <w:ind w:left="440"/>
    </w:pPr>
  </w:style>
  <w:style w:type="character" w:styleId="UnresolvedMention">
    <w:name w:val="Unresolved Mention"/>
    <w:basedOn w:val="DefaultParagraphFont"/>
    <w:uiPriority w:val="99"/>
    <w:semiHidden/>
    <w:unhideWhenUsed/>
    <w:rsid w:val="00BA3A53"/>
    <w:rPr>
      <w:color w:val="605E5C"/>
      <w:shd w:val="clear" w:color="auto" w:fill="E1DFDD"/>
    </w:rPr>
  </w:style>
  <w:style w:type="character" w:styleId="FollowedHyperlink">
    <w:name w:val="FollowedHyperlink"/>
    <w:basedOn w:val="DefaultParagraphFont"/>
    <w:uiPriority w:val="99"/>
    <w:semiHidden/>
    <w:unhideWhenUsed/>
    <w:rsid w:val="00BA3A53"/>
    <w:rPr>
      <w:color w:val="96607D" w:themeColor="followedHyperlink"/>
      <w:u w:val="single"/>
    </w:rPr>
  </w:style>
  <w:style w:type="paragraph" w:customStyle="1" w:styleId="xmsonormal">
    <w:name w:val="x_msonormal"/>
    <w:basedOn w:val="Normal"/>
    <w:rsid w:val="00BA3A53"/>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NormalWeb">
    <w:name w:val="Normal (Web)"/>
    <w:basedOn w:val="Normal"/>
    <w:uiPriority w:val="99"/>
    <w:unhideWhenUsed/>
    <w:rsid w:val="00BA3A53"/>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styleId="Caption">
    <w:name w:val="caption"/>
    <w:basedOn w:val="Normal"/>
    <w:next w:val="Normal"/>
    <w:uiPriority w:val="35"/>
    <w:unhideWhenUsed/>
    <w:qFormat/>
    <w:rsid w:val="00BA3A53"/>
    <w:pPr>
      <w:spacing w:line="240" w:lineRule="auto"/>
    </w:pPr>
    <w:rPr>
      <w:i/>
      <w:iCs/>
      <w:color w:val="0E2841" w:themeColor="text2"/>
      <w:sz w:val="18"/>
      <w:szCs w:val="18"/>
    </w:rPr>
  </w:style>
  <w:style w:type="paragraph" w:styleId="TOC4">
    <w:name w:val="toc 4"/>
    <w:basedOn w:val="Normal"/>
    <w:next w:val="Normal"/>
    <w:autoRedefine/>
    <w:uiPriority w:val="39"/>
    <w:unhideWhenUsed/>
    <w:rsid w:val="00BA3A53"/>
    <w:pPr>
      <w:spacing w:after="100"/>
      <w:ind w:left="660"/>
    </w:pPr>
  </w:style>
  <w:style w:type="character" w:styleId="CommentReference">
    <w:name w:val="annotation reference"/>
    <w:basedOn w:val="DefaultParagraphFont"/>
    <w:semiHidden/>
    <w:unhideWhenUsed/>
    <w:rsid w:val="00BA3A53"/>
    <w:rPr>
      <w:sz w:val="16"/>
      <w:szCs w:val="16"/>
    </w:rPr>
  </w:style>
  <w:style w:type="paragraph" w:styleId="CommentText">
    <w:name w:val="annotation text"/>
    <w:basedOn w:val="Normal"/>
    <w:link w:val="CommentTextChar"/>
    <w:unhideWhenUsed/>
    <w:rsid w:val="00BA3A53"/>
    <w:pPr>
      <w:spacing w:line="240" w:lineRule="auto"/>
    </w:pPr>
    <w:rPr>
      <w:sz w:val="20"/>
      <w:szCs w:val="20"/>
    </w:rPr>
  </w:style>
  <w:style w:type="character" w:customStyle="1" w:styleId="CommentTextChar">
    <w:name w:val="Comment Text Char"/>
    <w:basedOn w:val="DefaultParagraphFont"/>
    <w:link w:val="CommentText"/>
    <w:rsid w:val="00BA3A53"/>
    <w:rPr>
      <w:sz w:val="20"/>
      <w:szCs w:val="20"/>
      <w:lang w:val="en-GB"/>
    </w:rPr>
  </w:style>
  <w:style w:type="paragraph" w:styleId="CommentSubject">
    <w:name w:val="annotation subject"/>
    <w:basedOn w:val="CommentText"/>
    <w:next w:val="CommentText"/>
    <w:link w:val="CommentSubjectChar"/>
    <w:uiPriority w:val="99"/>
    <w:semiHidden/>
    <w:unhideWhenUsed/>
    <w:rsid w:val="00BA3A53"/>
    <w:rPr>
      <w:b/>
      <w:bCs/>
    </w:rPr>
  </w:style>
  <w:style w:type="character" w:customStyle="1" w:styleId="CommentSubjectChar">
    <w:name w:val="Comment Subject Char"/>
    <w:basedOn w:val="CommentTextChar"/>
    <w:link w:val="CommentSubject"/>
    <w:uiPriority w:val="99"/>
    <w:semiHidden/>
    <w:rsid w:val="00BA3A53"/>
    <w:rPr>
      <w:b/>
      <w:bCs/>
      <w:sz w:val="20"/>
      <w:szCs w:val="20"/>
      <w:lang w:val="en-GB"/>
    </w:rPr>
  </w:style>
  <w:style w:type="paragraph" w:customStyle="1" w:styleId="Cita">
    <w:name w:val="Cita"/>
    <w:basedOn w:val="Normal"/>
    <w:next w:val="Normal"/>
    <w:link w:val="CitaCar"/>
    <w:uiPriority w:val="29"/>
    <w:qFormat/>
    <w:rsid w:val="00BA3A53"/>
    <w:pPr>
      <w:spacing w:before="160" w:after="160"/>
      <w:jc w:val="center"/>
    </w:pPr>
    <w:rPr>
      <w:rFonts w:ascii="Calibri" w:eastAsia="Calibri" w:hAnsi="Calibri" w:cs="Arial"/>
      <w:i/>
      <w:iCs/>
      <w:color w:val="404040"/>
      <w14:ligatures w14:val="none"/>
    </w:rPr>
  </w:style>
  <w:style w:type="character" w:customStyle="1" w:styleId="CitaCar">
    <w:name w:val="Cita Car"/>
    <w:link w:val="Cita"/>
    <w:uiPriority w:val="29"/>
    <w:rsid w:val="00BA3A53"/>
    <w:rPr>
      <w:rFonts w:ascii="Calibri" w:eastAsia="Calibri" w:hAnsi="Calibri" w:cs="Arial"/>
      <w:i/>
      <w:iCs/>
      <w:color w:val="404040"/>
      <w:sz w:val="22"/>
      <w:szCs w:val="22"/>
      <w:lang w:val="en-GB"/>
      <w14:ligatures w14:val="none"/>
    </w:rPr>
  </w:style>
  <w:style w:type="paragraph" w:customStyle="1" w:styleId="Prrafodelista">
    <w:name w:val="Párrafo de lista"/>
    <w:basedOn w:val="Normal"/>
    <w:uiPriority w:val="34"/>
    <w:qFormat/>
    <w:rsid w:val="00BA3A53"/>
    <w:pPr>
      <w:ind w:left="720"/>
      <w:contextualSpacing/>
    </w:pPr>
    <w:rPr>
      <w:rFonts w:ascii="Calibri" w:eastAsia="Calibri" w:hAnsi="Calibri" w:cs="Arial"/>
      <w14:ligatures w14:val="none"/>
    </w:rPr>
  </w:style>
  <w:style w:type="character" w:customStyle="1" w:styleId="nfasisintenso">
    <w:name w:val="Énfasis intenso"/>
    <w:uiPriority w:val="21"/>
    <w:qFormat/>
    <w:rsid w:val="00BA3A53"/>
    <w:rPr>
      <w:i/>
      <w:iCs/>
      <w:color w:val="365F91"/>
    </w:rPr>
  </w:style>
  <w:style w:type="paragraph" w:customStyle="1" w:styleId="Citadestacada">
    <w:name w:val="Cita destacada"/>
    <w:basedOn w:val="Normal"/>
    <w:next w:val="Normal"/>
    <w:link w:val="CitadestacadaCar"/>
    <w:uiPriority w:val="30"/>
    <w:qFormat/>
    <w:rsid w:val="00BA3A53"/>
    <w:pPr>
      <w:pBdr>
        <w:top w:val="single" w:sz="4" w:space="10" w:color="365F91"/>
        <w:bottom w:val="single" w:sz="4" w:space="10" w:color="365F91"/>
      </w:pBdr>
      <w:spacing w:before="360" w:after="360"/>
      <w:ind w:left="864" w:right="864"/>
      <w:jc w:val="center"/>
    </w:pPr>
    <w:rPr>
      <w:rFonts w:ascii="Calibri" w:eastAsia="Calibri" w:hAnsi="Calibri" w:cs="Arial"/>
      <w:i/>
      <w:iCs/>
      <w:color w:val="365F91"/>
      <w14:ligatures w14:val="none"/>
    </w:rPr>
  </w:style>
  <w:style w:type="character" w:customStyle="1" w:styleId="CitadestacadaCar">
    <w:name w:val="Cita destacada Car"/>
    <w:link w:val="Citadestacada"/>
    <w:uiPriority w:val="30"/>
    <w:rsid w:val="00BA3A53"/>
    <w:rPr>
      <w:rFonts w:ascii="Calibri" w:eastAsia="Calibri" w:hAnsi="Calibri" w:cs="Arial"/>
      <w:i/>
      <w:iCs/>
      <w:color w:val="365F91"/>
      <w:sz w:val="22"/>
      <w:szCs w:val="22"/>
      <w:lang w:val="en-GB"/>
      <w14:ligatures w14:val="none"/>
    </w:rPr>
  </w:style>
  <w:style w:type="character" w:customStyle="1" w:styleId="Referenciaintensa">
    <w:name w:val="Referencia intensa"/>
    <w:uiPriority w:val="32"/>
    <w:qFormat/>
    <w:rsid w:val="00BA3A53"/>
    <w:rPr>
      <w:b/>
      <w:bCs/>
      <w:smallCaps/>
      <w:color w:val="365F91"/>
      <w:spacing w:val="5"/>
    </w:rPr>
  </w:style>
  <w:style w:type="paragraph" w:customStyle="1" w:styleId="Bibliografa">
    <w:name w:val="Bibliografía"/>
    <w:basedOn w:val="Normal"/>
    <w:next w:val="Normal"/>
    <w:uiPriority w:val="37"/>
    <w:unhideWhenUsed/>
    <w:rsid w:val="00BA3A53"/>
    <w:pPr>
      <w:spacing w:after="0" w:line="480" w:lineRule="auto"/>
      <w:ind w:left="720" w:hanging="720"/>
    </w:pPr>
    <w:rPr>
      <w:rFonts w:ascii="Calibri" w:eastAsia="Calibri" w:hAnsi="Calibri" w:cs="Arial"/>
      <w14:ligatures w14:val="none"/>
    </w:rPr>
  </w:style>
  <w:style w:type="character" w:customStyle="1" w:styleId="Mencinsinresolver">
    <w:name w:val="Mención sin resolver"/>
    <w:uiPriority w:val="99"/>
    <w:semiHidden/>
    <w:unhideWhenUsed/>
    <w:rsid w:val="00BA3A53"/>
    <w:rPr>
      <w:color w:val="605E5C"/>
      <w:shd w:val="clear" w:color="auto" w:fill="E1DFDD"/>
    </w:rPr>
  </w:style>
  <w:style w:type="character" w:styleId="Strong">
    <w:name w:val="Strong"/>
    <w:uiPriority w:val="22"/>
    <w:qFormat/>
    <w:rsid w:val="00BA3A53"/>
    <w:rPr>
      <w:b/>
      <w:bCs/>
    </w:rPr>
  </w:style>
  <w:style w:type="paragraph" w:styleId="BalloonText">
    <w:name w:val="Balloon Text"/>
    <w:basedOn w:val="Normal"/>
    <w:link w:val="BalloonTextChar"/>
    <w:semiHidden/>
    <w:rsid w:val="00BA3A53"/>
    <w:rPr>
      <w:rFonts w:ascii="Tahoma" w:eastAsia="Calibri" w:hAnsi="Tahoma" w:cs="Tahoma"/>
      <w:sz w:val="16"/>
      <w:szCs w:val="16"/>
      <w14:ligatures w14:val="none"/>
    </w:rPr>
  </w:style>
  <w:style w:type="character" w:customStyle="1" w:styleId="BalloonTextChar">
    <w:name w:val="Balloon Text Char"/>
    <w:basedOn w:val="DefaultParagraphFont"/>
    <w:link w:val="BalloonText"/>
    <w:semiHidden/>
    <w:rsid w:val="00BA3A53"/>
    <w:rPr>
      <w:rFonts w:ascii="Tahoma" w:eastAsia="Calibri" w:hAnsi="Tahoma" w:cs="Tahoma"/>
      <w:sz w:val="16"/>
      <w:szCs w:val="16"/>
      <w:lang w:val="en-GB"/>
      <w14:ligatures w14:val="none"/>
    </w:rPr>
  </w:style>
  <w:style w:type="paragraph" w:styleId="Revision">
    <w:name w:val="Revision"/>
    <w:hidden/>
    <w:uiPriority w:val="99"/>
    <w:semiHidden/>
    <w:rsid w:val="00BA3A53"/>
    <w:pPr>
      <w:spacing w:after="0" w:line="240" w:lineRule="auto"/>
    </w:pPr>
    <w:rPr>
      <w:rFonts w:ascii="Calibri" w:eastAsia="Calibri" w:hAnsi="Calibri" w:cs="Arial"/>
      <w:sz w:val="22"/>
      <w:szCs w:val="22"/>
      <w:lang w:val="en-GB"/>
      <w14:ligatures w14:val="none"/>
    </w:rPr>
  </w:style>
  <w:style w:type="paragraph" w:styleId="HTMLPreformatted">
    <w:name w:val="HTML Preformatted"/>
    <w:basedOn w:val="Normal"/>
    <w:link w:val="HTMLPreformattedChar"/>
    <w:uiPriority w:val="99"/>
    <w:semiHidden/>
    <w:unhideWhenUsed/>
    <w:rsid w:val="00BA3A5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A3A53"/>
    <w:rPr>
      <w:rFonts w:ascii="Consolas" w:hAnsi="Consolas"/>
      <w:sz w:val="20"/>
      <w:szCs w:val="20"/>
      <w:lang w:val="en-GB"/>
    </w:rPr>
  </w:style>
  <w:style w:type="character" w:customStyle="1" w:styleId="highlight">
    <w:name w:val="highlight"/>
    <w:basedOn w:val="DefaultParagraphFont"/>
    <w:rsid w:val="00BA3A53"/>
  </w:style>
  <w:style w:type="character" w:customStyle="1" w:styleId="citation">
    <w:name w:val="citation"/>
    <w:basedOn w:val="DefaultParagraphFont"/>
    <w:rsid w:val="00BA3A53"/>
  </w:style>
  <w:style w:type="character" w:customStyle="1" w:styleId="citation-item">
    <w:name w:val="citation-item"/>
    <w:basedOn w:val="DefaultParagraphFont"/>
    <w:rsid w:val="00BA3A53"/>
  </w:style>
  <w:style w:type="table" w:styleId="GridTable1Light-Accent1">
    <w:name w:val="Grid Table 1 Light Accent 1"/>
    <w:basedOn w:val="TableNormal"/>
    <w:uiPriority w:val="46"/>
    <w:rsid w:val="00BA3A53"/>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TableGrid">
    <w:name w:val="Table Grid"/>
    <w:basedOn w:val="TableNormal"/>
    <w:rsid w:val="00BA3A53"/>
    <w:pPr>
      <w:spacing w:after="200" w:line="276" w:lineRule="auto"/>
    </w:pPr>
    <w:rPr>
      <w:rFonts w:ascii="Aptos" w:eastAsia="Aptos" w:hAnsi="Aptos" w:cs="Times New Roman"/>
      <w:kern w:val="0"/>
      <w:sz w:val="20"/>
      <w:szCs w:val="20"/>
      <w:lang w:eastAsia="es-E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3A53"/>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A53"/>
    <w:rPr>
      <w:sz w:val="22"/>
      <w:szCs w:val="22"/>
      <w:lang w:val="en-GB"/>
    </w:rPr>
  </w:style>
  <w:style w:type="paragraph" w:styleId="Footer">
    <w:name w:val="footer"/>
    <w:basedOn w:val="Normal"/>
    <w:link w:val="FooterChar"/>
    <w:uiPriority w:val="99"/>
    <w:unhideWhenUsed/>
    <w:rsid w:val="00BA3A53"/>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A53"/>
    <w:rPr>
      <w:sz w:val="22"/>
      <w:szCs w:val="22"/>
      <w:lang w:val="en-GB"/>
    </w:rPr>
  </w:style>
  <w:style w:type="character" w:styleId="Emphasis">
    <w:name w:val="Emphasis"/>
    <w:basedOn w:val="DefaultParagraphFont"/>
    <w:uiPriority w:val="20"/>
    <w:qFormat/>
    <w:rsid w:val="00BA3A53"/>
    <w:rPr>
      <w:i/>
      <w:iCs/>
    </w:rPr>
  </w:style>
  <w:style w:type="paragraph" w:styleId="TOC5">
    <w:name w:val="toc 5"/>
    <w:basedOn w:val="Normal"/>
    <w:next w:val="Normal"/>
    <w:autoRedefine/>
    <w:uiPriority w:val="39"/>
    <w:unhideWhenUsed/>
    <w:rsid w:val="00BA3A53"/>
    <w:pPr>
      <w:spacing w:after="100"/>
      <w:ind w:left="880"/>
    </w:pPr>
  </w:style>
  <w:style w:type="paragraph" w:styleId="TOC6">
    <w:name w:val="toc 6"/>
    <w:basedOn w:val="Normal"/>
    <w:next w:val="Normal"/>
    <w:autoRedefine/>
    <w:uiPriority w:val="39"/>
    <w:unhideWhenUsed/>
    <w:rsid w:val="00BA3A53"/>
    <w:pPr>
      <w:spacing w:after="100"/>
      <w:ind w:left="1100"/>
    </w:pPr>
  </w:style>
  <w:style w:type="paragraph" w:styleId="TOC7">
    <w:name w:val="toc 7"/>
    <w:basedOn w:val="Normal"/>
    <w:next w:val="Normal"/>
    <w:autoRedefine/>
    <w:uiPriority w:val="39"/>
    <w:unhideWhenUsed/>
    <w:rsid w:val="00BA3A53"/>
    <w:pPr>
      <w:spacing w:after="100"/>
      <w:ind w:left="1320"/>
    </w:pPr>
  </w:style>
  <w:style w:type="paragraph" w:styleId="TOC8">
    <w:name w:val="toc 8"/>
    <w:basedOn w:val="Normal"/>
    <w:next w:val="Normal"/>
    <w:autoRedefine/>
    <w:uiPriority w:val="39"/>
    <w:unhideWhenUsed/>
    <w:rsid w:val="00BA3A53"/>
    <w:pPr>
      <w:spacing w:after="100" w:line="278" w:lineRule="auto"/>
      <w:ind w:left="1680"/>
    </w:pPr>
    <w:rPr>
      <w:rFonts w:eastAsiaTheme="minorEastAsia"/>
      <w:sz w:val="24"/>
      <w:szCs w:val="24"/>
      <w:lang w:val="es-ES" w:eastAsia="es-ES"/>
    </w:rPr>
  </w:style>
  <w:style w:type="paragraph" w:styleId="TOC9">
    <w:name w:val="toc 9"/>
    <w:basedOn w:val="Normal"/>
    <w:next w:val="Normal"/>
    <w:autoRedefine/>
    <w:uiPriority w:val="39"/>
    <w:unhideWhenUsed/>
    <w:rsid w:val="00BA3A53"/>
    <w:pPr>
      <w:spacing w:after="100" w:line="278" w:lineRule="auto"/>
      <w:ind w:left="1920"/>
    </w:pPr>
    <w:rPr>
      <w:rFonts w:eastAsiaTheme="minorEastAsia"/>
      <w:sz w:val="24"/>
      <w:szCs w:val="24"/>
      <w:lang w:val="es-ES" w:eastAsia="es-ES"/>
    </w:rPr>
  </w:style>
  <w:style w:type="character" w:styleId="HTMLCode">
    <w:name w:val="HTML Code"/>
    <w:basedOn w:val="DefaultParagraphFont"/>
    <w:uiPriority w:val="99"/>
    <w:semiHidden/>
    <w:unhideWhenUsed/>
    <w:rsid w:val="00BA3A53"/>
    <w:rPr>
      <w:rFonts w:ascii="Courier New" w:eastAsia="Times New Roman" w:hAnsi="Courier New" w:cs="Courier New"/>
      <w:sz w:val="20"/>
      <w:szCs w:val="20"/>
    </w:rPr>
  </w:style>
  <w:style w:type="character" w:customStyle="1" w:styleId="investigador-dialnet">
    <w:name w:val="investigador-dialnet"/>
    <w:basedOn w:val="DefaultParagraphFont"/>
    <w:rsid w:val="00BA3A53"/>
  </w:style>
  <w:style w:type="paragraph" w:customStyle="1" w:styleId="Appen1">
    <w:name w:val="Appen. 1"/>
    <w:basedOn w:val="Heading2"/>
    <w:link w:val="Appen1Zchn"/>
    <w:qFormat/>
    <w:rsid w:val="00BA3A53"/>
    <w:pPr>
      <w:numPr>
        <w:ilvl w:val="1"/>
        <w:numId w:val="29"/>
      </w:numPr>
      <w:spacing w:before="320"/>
    </w:pPr>
  </w:style>
  <w:style w:type="character" w:customStyle="1" w:styleId="Appen1Zchn">
    <w:name w:val="Appen. 1 Zchn"/>
    <w:basedOn w:val="Heading2Char"/>
    <w:link w:val="Appen1"/>
    <w:rsid w:val="00BA3A53"/>
    <w:rPr>
      <w:rFonts w:asciiTheme="majorHAnsi" w:eastAsiaTheme="majorEastAsia" w:hAnsiTheme="majorHAnsi" w:cstheme="majorBidi"/>
      <w:color w:val="0F4761" w:themeColor="accent1" w:themeShade="BF"/>
      <w:sz w:val="32"/>
      <w:szCs w:val="32"/>
      <w:lang w:val="en-GB"/>
    </w:rPr>
  </w:style>
  <w:style w:type="paragraph" w:customStyle="1" w:styleId="Append2">
    <w:name w:val="Append. 2"/>
    <w:basedOn w:val="Heading3"/>
    <w:link w:val="Append2Zchn"/>
    <w:qFormat/>
    <w:rsid w:val="00BA3A53"/>
    <w:pPr>
      <w:numPr>
        <w:ilvl w:val="2"/>
        <w:numId w:val="29"/>
      </w:numPr>
      <w:spacing w:before="320"/>
    </w:pPr>
  </w:style>
  <w:style w:type="character" w:customStyle="1" w:styleId="Append2Zchn">
    <w:name w:val="Append. 2 Zchn"/>
    <w:basedOn w:val="Heading3Char"/>
    <w:link w:val="Append2"/>
    <w:rsid w:val="00BA3A53"/>
    <w:rPr>
      <w:rFonts w:eastAsiaTheme="majorEastAsia" w:cstheme="majorBidi"/>
      <w:color w:val="0F4761" w:themeColor="accent1" w:themeShade="BF"/>
      <w:sz w:val="28"/>
      <w:szCs w:val="28"/>
      <w:lang w:val="en-GB"/>
    </w:rPr>
  </w:style>
  <w:style w:type="character" w:customStyle="1" w:styleId="CitaCar1">
    <w:name w:val="Cita Car1"/>
    <w:uiPriority w:val="29"/>
    <w:rsid w:val="00BA3A53"/>
    <w:rPr>
      <w:i/>
      <w:iCs/>
      <w:color w:val="404040"/>
      <w:lang w:val="en-GB"/>
    </w:rPr>
  </w:style>
  <w:style w:type="character" w:customStyle="1" w:styleId="CitadestacadaCar1">
    <w:name w:val="Cita destacada Car1"/>
    <w:uiPriority w:val="30"/>
    <w:rsid w:val="00BA3A53"/>
    <w:rPr>
      <w:i/>
      <w:iCs/>
      <w:color w:val="365F91"/>
      <w:lang w:val="en-GB"/>
    </w:rPr>
  </w:style>
  <w:style w:type="paragraph" w:customStyle="1" w:styleId="Cita1">
    <w:name w:val="Cita1"/>
    <w:basedOn w:val="Normal"/>
    <w:next w:val="Normal"/>
    <w:uiPriority w:val="29"/>
    <w:qFormat/>
    <w:rsid w:val="00BA3A53"/>
    <w:pPr>
      <w:spacing w:before="160" w:after="160"/>
      <w:jc w:val="center"/>
    </w:pPr>
    <w:rPr>
      <w:rFonts w:ascii="Calibri" w:eastAsia="Calibri" w:hAnsi="Calibri" w:cs="Arial"/>
      <w:i/>
      <w:iCs/>
      <w:color w:val="404040"/>
      <w14:ligatures w14:val="none"/>
    </w:rPr>
  </w:style>
  <w:style w:type="paragraph" w:customStyle="1" w:styleId="Prrafodelista1">
    <w:name w:val="Párrafo de lista1"/>
    <w:basedOn w:val="Normal"/>
    <w:uiPriority w:val="34"/>
    <w:qFormat/>
    <w:rsid w:val="00BA3A53"/>
    <w:pPr>
      <w:ind w:left="720"/>
      <w:contextualSpacing/>
    </w:pPr>
    <w:rPr>
      <w:rFonts w:ascii="Calibri" w:eastAsia="Calibri" w:hAnsi="Calibri" w:cs="Arial"/>
      <w14:ligatures w14:val="none"/>
    </w:rPr>
  </w:style>
  <w:style w:type="character" w:customStyle="1" w:styleId="nfasisintenso1">
    <w:name w:val="Énfasis intenso1"/>
    <w:uiPriority w:val="21"/>
    <w:qFormat/>
    <w:rsid w:val="00BA3A53"/>
    <w:rPr>
      <w:i/>
      <w:iCs/>
      <w:color w:val="365F91"/>
    </w:rPr>
  </w:style>
  <w:style w:type="paragraph" w:customStyle="1" w:styleId="Citadestacada1">
    <w:name w:val="Cita destacada1"/>
    <w:basedOn w:val="Normal"/>
    <w:next w:val="Normal"/>
    <w:uiPriority w:val="30"/>
    <w:qFormat/>
    <w:rsid w:val="00BA3A53"/>
    <w:pPr>
      <w:pBdr>
        <w:top w:val="single" w:sz="4" w:space="10" w:color="365F91"/>
        <w:bottom w:val="single" w:sz="4" w:space="10" w:color="365F91"/>
      </w:pBdr>
      <w:spacing w:before="360" w:after="360"/>
      <w:ind w:left="864" w:right="864"/>
      <w:jc w:val="center"/>
    </w:pPr>
    <w:rPr>
      <w:rFonts w:ascii="Calibri" w:eastAsia="Calibri" w:hAnsi="Calibri" w:cs="Arial"/>
      <w:i/>
      <w:iCs/>
      <w:color w:val="365F91"/>
      <w14:ligatures w14:val="none"/>
    </w:rPr>
  </w:style>
  <w:style w:type="character" w:customStyle="1" w:styleId="Referenciaintensa1">
    <w:name w:val="Referencia intensa1"/>
    <w:uiPriority w:val="32"/>
    <w:qFormat/>
    <w:rsid w:val="00BA3A53"/>
    <w:rPr>
      <w:b/>
      <w:bCs/>
      <w:smallCaps/>
      <w:color w:val="365F91"/>
      <w:spacing w:val="5"/>
    </w:rPr>
  </w:style>
  <w:style w:type="paragraph" w:customStyle="1" w:styleId="Bibliografa1">
    <w:name w:val="Bibliografía1"/>
    <w:basedOn w:val="Normal"/>
    <w:next w:val="Normal"/>
    <w:uiPriority w:val="37"/>
    <w:unhideWhenUsed/>
    <w:rsid w:val="00BA3A53"/>
    <w:pPr>
      <w:spacing w:after="0" w:line="480" w:lineRule="auto"/>
      <w:ind w:left="720" w:hanging="720"/>
    </w:pPr>
    <w:rPr>
      <w:rFonts w:ascii="Calibri" w:eastAsia="Calibri" w:hAnsi="Calibri" w:cs="Arial"/>
      <w14:ligatures w14:val="none"/>
    </w:rPr>
  </w:style>
  <w:style w:type="character" w:customStyle="1" w:styleId="Mencinsinresolver1">
    <w:name w:val="Mención sin resolver1"/>
    <w:uiPriority w:val="99"/>
    <w:semiHidden/>
    <w:unhideWhenUsed/>
    <w:rsid w:val="00BA3A53"/>
    <w:rPr>
      <w:color w:val="605E5C"/>
      <w:shd w:val="clear" w:color="auto" w:fill="E1DFDD"/>
    </w:rPr>
  </w:style>
  <w:style w:type="paragraph" w:customStyle="1" w:styleId="Revisin">
    <w:name w:val="Revisión"/>
    <w:hidden/>
    <w:uiPriority w:val="99"/>
    <w:semiHidden/>
    <w:rsid w:val="00BA3A53"/>
    <w:pPr>
      <w:spacing w:after="0" w:line="240" w:lineRule="auto"/>
    </w:pPr>
    <w:rPr>
      <w:rFonts w:ascii="Calibri" w:eastAsia="Calibri" w:hAnsi="Calibri" w:cs="Arial"/>
      <w:sz w:val="22"/>
      <w:szCs w:val="22"/>
      <w:lang w:val="en-GB"/>
      <w14:ligatures w14:val="none"/>
    </w:rPr>
  </w:style>
  <w:style w:type="table" w:customStyle="1" w:styleId="Tablaconcuadrcula1clara-nfasis1">
    <w:name w:val="Tabla con cuadrícula 1 clara - Énfasis 1"/>
    <w:basedOn w:val="TableNormal"/>
    <w:uiPriority w:val="46"/>
    <w:rsid w:val="00BA3A53"/>
    <w:pPr>
      <w:spacing w:after="0" w:line="240" w:lineRule="auto"/>
    </w:pPr>
    <w:rPr>
      <w:rFonts w:ascii="Calibri" w:eastAsia="Calibri" w:hAnsi="Calibri" w:cs="Arial"/>
      <w:kern w:val="0"/>
      <w:lang w:eastAsia="de-DE"/>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hitespace-normal">
    <w:name w:val="whitespace-normal"/>
    <w:basedOn w:val="DefaultParagraphFont"/>
    <w:rsid w:val="00BA3A53"/>
  </w:style>
  <w:style w:type="character" w:customStyle="1" w:styleId="period">
    <w:name w:val="period"/>
    <w:basedOn w:val="DefaultParagraphFont"/>
    <w:rsid w:val="00BA3A53"/>
  </w:style>
  <w:style w:type="character" w:customStyle="1" w:styleId="cit">
    <w:name w:val="cit"/>
    <w:basedOn w:val="DefaultParagraphFont"/>
    <w:rsid w:val="00BA3A53"/>
  </w:style>
  <w:style w:type="character" w:customStyle="1" w:styleId="citation-doi">
    <w:name w:val="citation-doi"/>
    <w:basedOn w:val="DefaultParagraphFont"/>
    <w:rsid w:val="00BA3A53"/>
  </w:style>
  <w:style w:type="character" w:customStyle="1" w:styleId="secondary-date">
    <w:name w:val="secondary-date"/>
    <w:basedOn w:val="DefaultParagraphFont"/>
    <w:rsid w:val="00BA3A53"/>
  </w:style>
  <w:style w:type="character" w:customStyle="1" w:styleId="anchor-text">
    <w:name w:val="anchor-text"/>
    <w:basedOn w:val="DefaultParagraphFont"/>
    <w:rsid w:val="00BA3A53"/>
  </w:style>
  <w:style w:type="paragraph" w:customStyle="1" w:styleId="titulo2">
    <w:name w:val="titulo2"/>
    <w:basedOn w:val="Normal"/>
    <w:rsid w:val="00BA3A53"/>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customStyle="1" w:styleId="textocomun">
    <w:name w:val="textocomun"/>
    <w:basedOn w:val="Normal"/>
    <w:rsid w:val="00BA3A53"/>
    <w:pPr>
      <w:spacing w:before="100" w:beforeAutospacing="1" w:after="100" w:afterAutospacing="1" w:line="240" w:lineRule="auto"/>
    </w:pPr>
    <w:rPr>
      <w:rFonts w:ascii="Times New Roman" w:eastAsia="Times New Roman" w:hAnsi="Times New Roman" w:cs="Times New Roman"/>
      <w:kern w:val="0"/>
      <w:sz w:val="24"/>
      <w:szCs w:val="24"/>
      <w:lang w:val="es-ES" w:eastAsia="es-ES"/>
      <w14:ligatures w14:val="none"/>
    </w:rPr>
  </w:style>
  <w:style w:type="paragraph" w:customStyle="1" w:styleId="msolistparagraph0">
    <w:name w:val="msolistparagraph"/>
    <w:basedOn w:val="Normal"/>
    <w:rsid w:val="00BA3A53"/>
    <w:pPr>
      <w:ind w:left="720"/>
      <w:contextualSpacing/>
    </w:pPr>
    <w:rPr>
      <w:rFonts w:ascii="Calibri" w:eastAsia="Calibri" w:hAnsi="Calibri" w:cs="Arial"/>
      <w14:ligatures w14:val="none"/>
    </w:rPr>
  </w:style>
  <w:style w:type="character" w:customStyle="1" w:styleId="apple-converted-space">
    <w:name w:val="apple-converted-space"/>
    <w:basedOn w:val="DefaultParagraphFont"/>
    <w:rsid w:val="00BA3A53"/>
  </w:style>
  <w:style w:type="character" w:customStyle="1" w:styleId="font7">
    <w:name w:val="font7"/>
    <w:basedOn w:val="DefaultParagraphFont"/>
    <w:rsid w:val="00BA3A53"/>
  </w:style>
  <w:style w:type="character" w:customStyle="1" w:styleId="font0">
    <w:name w:val="font0"/>
    <w:basedOn w:val="DefaultParagraphFont"/>
    <w:rsid w:val="00BA3A53"/>
  </w:style>
  <w:style w:type="character" w:customStyle="1" w:styleId="mordmathnormal">
    <w:name w:val="mord mathnormal"/>
    <w:basedOn w:val="DefaultParagraphFont"/>
    <w:rsid w:val="00BA3A53"/>
  </w:style>
  <w:style w:type="character" w:customStyle="1" w:styleId="mrel">
    <w:name w:val="mrel"/>
    <w:basedOn w:val="DefaultParagraphFont"/>
    <w:rsid w:val="00BA3A53"/>
  </w:style>
  <w:style w:type="character" w:customStyle="1" w:styleId="mord">
    <w:name w:val="mord"/>
    <w:basedOn w:val="DefaultParagraphFont"/>
    <w:rsid w:val="00BA3A53"/>
  </w:style>
  <w:style w:type="character" w:customStyle="1" w:styleId="mbin">
    <w:name w:val="mbin"/>
    <w:basedOn w:val="DefaultParagraphFont"/>
    <w:rsid w:val="00BA3A53"/>
  </w:style>
  <w:style w:type="character" w:customStyle="1" w:styleId="mopen">
    <w:name w:val="mopen"/>
    <w:basedOn w:val="DefaultParagraphFont"/>
    <w:rsid w:val="00BA3A53"/>
  </w:style>
  <w:style w:type="character" w:customStyle="1" w:styleId="mclose">
    <w:name w:val="mclose"/>
    <w:basedOn w:val="DefaultParagraphFont"/>
    <w:rsid w:val="00BA3A53"/>
  </w:style>
  <w:style w:type="character" w:customStyle="1" w:styleId="katex-mathml">
    <w:name w:val="katex-mathml"/>
    <w:basedOn w:val="DefaultParagraphFont"/>
    <w:rsid w:val="00BA3A53"/>
  </w:style>
  <w:style w:type="table" w:styleId="TableGridLight">
    <w:name w:val="Grid Table Light"/>
    <w:basedOn w:val="TableNormal"/>
    <w:uiPriority w:val="40"/>
    <w:rsid w:val="00BA3A53"/>
    <w:pPr>
      <w:spacing w:after="0" w:line="240" w:lineRule="auto"/>
    </w:pPr>
    <w:rPr>
      <w:sz w:val="22"/>
      <w:szCs w:val="22"/>
      <w:lang w:val="de-D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A3A53"/>
    <w:pPr>
      <w:spacing w:after="0" w:line="240" w:lineRule="auto"/>
    </w:pPr>
    <w:rPr>
      <w:sz w:val="22"/>
      <w:szCs w:val="22"/>
      <w:lang w:val="de-D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itaCar2">
    <w:name w:val="Cita Car2"/>
    <w:uiPriority w:val="29"/>
    <w:rsid w:val="00BA3A53"/>
    <w:rPr>
      <w:i/>
      <w:iCs/>
      <w:color w:val="404040"/>
      <w:kern w:val="2"/>
      <w:sz w:val="22"/>
      <w:szCs w:val="22"/>
      <w:lang w:val="en-GB" w:eastAsia="en-US"/>
    </w:rPr>
  </w:style>
  <w:style w:type="character" w:customStyle="1" w:styleId="CitadestacadaCar2">
    <w:name w:val="Cita destacada Car2"/>
    <w:uiPriority w:val="30"/>
    <w:rsid w:val="00BA3A53"/>
    <w:rPr>
      <w:i/>
      <w:iCs/>
      <w:color w:val="365F91"/>
      <w:kern w:val="2"/>
      <w:sz w:val="22"/>
      <w:szCs w:val="22"/>
      <w:lang w:val="en-GB" w:eastAsia="en-US"/>
    </w:rPr>
  </w:style>
  <w:style w:type="paragraph" w:customStyle="1" w:styleId="Cita11">
    <w:name w:val="Cita11"/>
    <w:basedOn w:val="Normal"/>
    <w:next w:val="Normal"/>
    <w:uiPriority w:val="29"/>
    <w:qFormat/>
    <w:rsid w:val="00BA3A53"/>
    <w:pPr>
      <w:spacing w:before="160" w:after="160"/>
      <w:jc w:val="center"/>
    </w:pPr>
    <w:rPr>
      <w:rFonts w:ascii="Calibri" w:eastAsia="Calibri" w:hAnsi="Calibri" w:cs="Arial"/>
      <w:i/>
      <w:iCs/>
      <w:color w:val="404040"/>
      <w14:ligatures w14:val="none"/>
    </w:rPr>
  </w:style>
  <w:style w:type="paragraph" w:customStyle="1" w:styleId="Prrafodelista11">
    <w:name w:val="Párrafo de lista11"/>
    <w:basedOn w:val="Normal"/>
    <w:uiPriority w:val="34"/>
    <w:qFormat/>
    <w:rsid w:val="00BA3A53"/>
    <w:pPr>
      <w:ind w:left="720"/>
      <w:contextualSpacing/>
    </w:pPr>
    <w:rPr>
      <w:rFonts w:ascii="Calibri" w:eastAsia="Calibri" w:hAnsi="Calibri" w:cs="Arial"/>
      <w14:ligatures w14:val="none"/>
    </w:rPr>
  </w:style>
  <w:style w:type="character" w:customStyle="1" w:styleId="nfasisintenso11">
    <w:name w:val="Énfasis intenso11"/>
    <w:uiPriority w:val="21"/>
    <w:qFormat/>
    <w:rsid w:val="00BA3A53"/>
    <w:rPr>
      <w:i/>
      <w:iCs/>
      <w:color w:val="365F91"/>
    </w:rPr>
  </w:style>
  <w:style w:type="paragraph" w:customStyle="1" w:styleId="Citadestacada11">
    <w:name w:val="Cita destacada11"/>
    <w:basedOn w:val="Normal"/>
    <w:next w:val="Normal"/>
    <w:uiPriority w:val="30"/>
    <w:qFormat/>
    <w:rsid w:val="00BA3A53"/>
    <w:pPr>
      <w:pBdr>
        <w:top w:val="single" w:sz="4" w:space="10" w:color="365F91"/>
        <w:bottom w:val="single" w:sz="4" w:space="10" w:color="365F91"/>
      </w:pBdr>
      <w:spacing w:before="360" w:after="360"/>
      <w:ind w:left="864" w:right="864"/>
      <w:jc w:val="center"/>
    </w:pPr>
    <w:rPr>
      <w:rFonts w:ascii="Calibri" w:eastAsia="Calibri" w:hAnsi="Calibri" w:cs="Arial"/>
      <w:i/>
      <w:iCs/>
      <w:color w:val="365F91"/>
      <w14:ligatures w14:val="none"/>
    </w:rPr>
  </w:style>
  <w:style w:type="character" w:customStyle="1" w:styleId="Referenciaintensa11">
    <w:name w:val="Referencia intensa11"/>
    <w:uiPriority w:val="32"/>
    <w:qFormat/>
    <w:rsid w:val="00BA3A53"/>
    <w:rPr>
      <w:b/>
      <w:bCs/>
      <w:smallCaps/>
      <w:color w:val="365F91"/>
      <w:spacing w:val="5"/>
    </w:rPr>
  </w:style>
  <w:style w:type="paragraph" w:customStyle="1" w:styleId="Bibliografa11">
    <w:name w:val="Bibliografía11"/>
    <w:basedOn w:val="Normal"/>
    <w:next w:val="Normal"/>
    <w:uiPriority w:val="37"/>
    <w:unhideWhenUsed/>
    <w:rsid w:val="00BA3A53"/>
    <w:pPr>
      <w:spacing w:after="0" w:line="480" w:lineRule="auto"/>
      <w:ind w:left="720" w:hanging="720"/>
    </w:pPr>
    <w:rPr>
      <w:rFonts w:ascii="Calibri" w:eastAsia="Calibri" w:hAnsi="Calibri" w:cs="Arial"/>
      <w14:ligatures w14:val="none"/>
    </w:rPr>
  </w:style>
  <w:style w:type="character" w:customStyle="1" w:styleId="Mencinsinresolver11">
    <w:name w:val="Mención sin resolver11"/>
    <w:uiPriority w:val="99"/>
    <w:semiHidden/>
    <w:unhideWhenUsed/>
    <w:rsid w:val="00BA3A53"/>
    <w:rPr>
      <w:color w:val="605E5C"/>
      <w:shd w:val="clear" w:color="auto" w:fill="E1DFDD"/>
    </w:rPr>
  </w:style>
  <w:style w:type="paragraph" w:customStyle="1" w:styleId="Revisin1">
    <w:name w:val="Revisión1"/>
    <w:hidden/>
    <w:uiPriority w:val="99"/>
    <w:semiHidden/>
    <w:rsid w:val="00BA3A53"/>
    <w:pPr>
      <w:spacing w:after="0" w:line="240" w:lineRule="auto"/>
    </w:pPr>
    <w:rPr>
      <w:rFonts w:ascii="Calibri" w:eastAsia="Calibri" w:hAnsi="Calibri" w:cs="Arial"/>
      <w:sz w:val="22"/>
      <w:szCs w:val="22"/>
      <w:lang w:val="en-GB"/>
      <w14:ligatures w14:val="none"/>
    </w:rPr>
  </w:style>
  <w:style w:type="table" w:customStyle="1" w:styleId="Tablaconcuadrcula1clara-nfasis11">
    <w:name w:val="Tabla con cuadrícula 1 clara - Énfasis 11"/>
    <w:basedOn w:val="TableNormal"/>
    <w:uiPriority w:val="46"/>
    <w:rsid w:val="00BA3A53"/>
    <w:pPr>
      <w:spacing w:after="0" w:line="240" w:lineRule="auto"/>
    </w:pPr>
    <w:rPr>
      <w:rFonts w:ascii="Calibri" w:eastAsia="Calibri" w:hAnsi="Calibri" w:cs="Arial"/>
      <w:kern w:val="0"/>
      <w:lang w:eastAsia="de-DE"/>
      <w14:ligatures w14:val="none"/>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identifierdoi">
    <w:name w:val="identifier doi"/>
    <w:basedOn w:val="DefaultParagraphFont"/>
    <w:rsid w:val="00BA3A53"/>
  </w:style>
  <w:style w:type="character" w:customStyle="1" w:styleId="id-label">
    <w:name w:val="id-label"/>
    <w:basedOn w:val="DefaultParagraphFont"/>
    <w:rsid w:val="00BA3A53"/>
  </w:style>
  <w:style w:type="table" w:styleId="PlainTable5">
    <w:name w:val="Plain Table 5"/>
    <w:basedOn w:val="TableNormal"/>
    <w:uiPriority w:val="45"/>
    <w:rsid w:val="00BA3A53"/>
    <w:pPr>
      <w:spacing w:after="0" w:line="240" w:lineRule="auto"/>
    </w:pPr>
    <w:rPr>
      <w:rFonts w:ascii="Calibri" w:eastAsia="Calibri" w:hAnsi="Calibri" w:cs="Arial"/>
      <w:kern w:val="0"/>
      <w:sz w:val="20"/>
      <w:szCs w:val="20"/>
      <w:lang w:eastAsia="es-ES"/>
      <w14:ligatures w14:val="none"/>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A3A53"/>
    <w:pPr>
      <w:spacing w:after="0" w:line="240" w:lineRule="auto"/>
    </w:pPr>
    <w:rPr>
      <w:rFonts w:ascii="Calibri" w:eastAsia="Calibri" w:hAnsi="Calibri" w:cs="Arial"/>
      <w:kern w:val="0"/>
      <w:sz w:val="20"/>
      <w:szCs w:val="20"/>
      <w:lang w:eastAsia="es-E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google.com/search?client=firefox-b-d&amp;q=H%C3%A1bitats+de+Inter%C3%A9s+Comunitario+%28HIC%29&amp;mstk=AUtExfDRsVNVI83Wrn7fjlnb98DcWkit04CSuyj6-UBXteglLzqnZwnJ7OjDmOFzQJOZ8lyQVDWfRq5hMKcbE-j7SIa_636tRM914DocaGK0ljf7oHW7q7WMa7qJwRUYt2sqYchztbarOd7uGinN6h_MlRhBoqDO6V7x0AuSU9DbKZZqT68&amp;csui=3&amp;ved=2ahUKEwjt5t_Nr4SUAxUrSvEDHYV2HQIQgK4QegQIAhAD"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hyperlink" Target="https://doi.org/10.5281/zenodo.17649673" TargetMode="External"/><Relationship Id="rId3" Type="http://schemas.openxmlformats.org/officeDocument/2006/relationships/settings" Target="settings.xml"/><Relationship Id="rId21" Type="http://schemas.openxmlformats.org/officeDocument/2006/relationships/image" Target="media/image9.png"/><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atos.gob.es" TargetMode="External"/><Relationship Id="rId20" Type="http://schemas.openxmlformats.org/officeDocument/2006/relationships/image" Target="media/image8.png"/><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hyperlink" Target="https://store.pangaea.de/Publications/LlorenteM_2017/Figure2.pdf" TargetMode="External"/><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yperlink" Target="https://store.pangaea.de/Publications/LlorenteM_2017/Readme.pdf" TargetMode="External"/><Relationship Id="rId22"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14637</Words>
  <Characters>80504</Characters>
  <Application>Microsoft Office Word</Application>
  <DocSecurity>0</DocSecurity>
  <Lines>670</Lines>
  <Paragraphs>189</Paragraphs>
  <ScaleCrop>false</ScaleCrop>
  <Company/>
  <LinksUpToDate>false</LinksUpToDate>
  <CharactersWithSpaces>94952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Konstantin Pascal Walter</dc:creator>
  <cp:keywords/>
  <dc:description/>
  <cp:lastModifiedBy>Konstantin Pascal Walter</cp:lastModifiedBy>
  <cp:revision>2</cp:revision>
  <dcterms:created xsi:type="dcterms:W3CDTF">2026-05-07T20:41:00Z</dcterms:created>
  <dcterms:modified xsi:type="dcterms:W3CDTF">2026-05-07T20:42:00Z</dcterms:modified>
</cp:coreProperties>
</file>